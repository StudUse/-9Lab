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7A504" w14:textId="77777777" w:rsidR="00C166D9" w:rsidRPr="00983885" w:rsidRDefault="00C166D9" w:rsidP="00983885">
      <w:pPr>
        <w:tabs>
          <w:tab w:val="left" w:pos="0"/>
        </w:tabs>
        <w:spacing w:before="240"/>
        <w:jc w:val="center"/>
        <w:rPr>
          <w:rFonts w:ascii="Times New Roman" w:hAnsi="Times New Roman" w:cs="Times New Roman"/>
          <w:sz w:val="24"/>
        </w:rPr>
      </w:pPr>
      <w:r w:rsidRPr="00983885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14:paraId="2A22675E" w14:textId="77777777" w:rsidR="00C166D9" w:rsidRPr="00983885" w:rsidRDefault="00C166D9" w:rsidP="00C166D9">
      <w:pPr>
        <w:tabs>
          <w:tab w:val="left" w:pos="3204"/>
        </w:tabs>
        <w:jc w:val="center"/>
        <w:rPr>
          <w:rFonts w:ascii="Times New Roman" w:hAnsi="Times New Roman" w:cs="Times New Roman"/>
          <w:sz w:val="24"/>
        </w:rPr>
      </w:pPr>
      <w:r w:rsidRPr="00983885">
        <w:rPr>
          <w:rFonts w:ascii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04E43D9F" w14:textId="77777777" w:rsidR="00C166D9" w:rsidRPr="00983885" w:rsidRDefault="00C166D9" w:rsidP="00C166D9">
      <w:pPr>
        <w:tabs>
          <w:tab w:val="left" w:pos="3204"/>
        </w:tabs>
        <w:jc w:val="center"/>
        <w:rPr>
          <w:rFonts w:ascii="Times New Roman" w:hAnsi="Times New Roman" w:cs="Times New Roman"/>
          <w:sz w:val="24"/>
        </w:rPr>
      </w:pPr>
      <w:r w:rsidRPr="00983885">
        <w:rPr>
          <w:rFonts w:ascii="Times New Roman" w:hAnsi="Times New Roman" w:cs="Times New Roman"/>
          <w:sz w:val="24"/>
        </w:rPr>
        <w:t>“Российский экономический Университет им. Г.В. Плеханова</w:t>
      </w:r>
    </w:p>
    <w:p w14:paraId="431CA047" w14:textId="77777777" w:rsidR="00C166D9" w:rsidRPr="00983885" w:rsidRDefault="00C166D9" w:rsidP="00C166D9">
      <w:pPr>
        <w:tabs>
          <w:tab w:val="left" w:pos="3204"/>
        </w:tabs>
        <w:jc w:val="center"/>
        <w:rPr>
          <w:rFonts w:ascii="Times New Roman" w:hAnsi="Times New Roman" w:cs="Times New Roman"/>
          <w:b/>
          <w:sz w:val="28"/>
        </w:rPr>
      </w:pPr>
      <w:r w:rsidRPr="00983885">
        <w:rPr>
          <w:rFonts w:ascii="Times New Roman" w:hAnsi="Times New Roman" w:cs="Times New Roman"/>
          <w:b/>
          <w:sz w:val="28"/>
        </w:rPr>
        <w:t>Московский приборостроительный техникум</w:t>
      </w:r>
    </w:p>
    <w:p w14:paraId="3C3DA161" w14:textId="77777777" w:rsidR="00C166D9" w:rsidRDefault="00C166D9" w:rsidP="00C166D9">
      <w:pPr>
        <w:tabs>
          <w:tab w:val="left" w:pos="3204"/>
        </w:tabs>
      </w:pPr>
    </w:p>
    <w:p w14:paraId="2364DB0F" w14:textId="77777777" w:rsidR="00C166D9" w:rsidRDefault="00C166D9" w:rsidP="00C166D9">
      <w:pPr>
        <w:tabs>
          <w:tab w:val="left" w:pos="3204"/>
        </w:tabs>
      </w:pPr>
    </w:p>
    <w:p w14:paraId="6F34999A" w14:textId="77777777" w:rsidR="00C166D9" w:rsidRDefault="00C166D9" w:rsidP="00C166D9">
      <w:pPr>
        <w:tabs>
          <w:tab w:val="left" w:pos="3204"/>
        </w:tabs>
      </w:pPr>
    </w:p>
    <w:p w14:paraId="4FF589E7" w14:textId="77777777" w:rsidR="00C166D9" w:rsidRDefault="00C166D9" w:rsidP="00C166D9">
      <w:pPr>
        <w:tabs>
          <w:tab w:val="left" w:pos="3204"/>
        </w:tabs>
      </w:pPr>
    </w:p>
    <w:p w14:paraId="19B83E8F" w14:textId="77777777" w:rsidR="00C166D9" w:rsidRPr="00983885" w:rsidRDefault="00C166D9" w:rsidP="00C166D9">
      <w:pPr>
        <w:tabs>
          <w:tab w:val="left" w:pos="3204"/>
        </w:tabs>
        <w:jc w:val="center"/>
        <w:rPr>
          <w:rFonts w:ascii="Times New Roman" w:hAnsi="Times New Roman" w:cs="Times New Roman"/>
          <w:sz w:val="28"/>
        </w:rPr>
      </w:pPr>
      <w:r w:rsidRPr="00983885">
        <w:rPr>
          <w:rFonts w:ascii="Times New Roman" w:hAnsi="Times New Roman" w:cs="Times New Roman"/>
          <w:sz w:val="28"/>
        </w:rPr>
        <w:t>Специальность 09.02.07 Информационные системы и программирования</w:t>
      </w:r>
    </w:p>
    <w:p w14:paraId="4C44AD0B" w14:textId="77777777" w:rsidR="00C166D9" w:rsidRPr="00983885" w:rsidRDefault="00C166D9" w:rsidP="00C166D9">
      <w:pPr>
        <w:tabs>
          <w:tab w:val="left" w:pos="3204"/>
        </w:tabs>
        <w:jc w:val="center"/>
        <w:rPr>
          <w:rFonts w:ascii="Times New Roman" w:hAnsi="Times New Roman" w:cs="Times New Roman"/>
          <w:sz w:val="28"/>
        </w:rPr>
      </w:pPr>
      <w:r w:rsidRPr="00983885">
        <w:rPr>
          <w:rFonts w:ascii="Times New Roman" w:hAnsi="Times New Roman" w:cs="Times New Roman"/>
          <w:sz w:val="28"/>
        </w:rPr>
        <w:t>(</w:t>
      </w:r>
      <w:r w:rsidR="00BC77C2" w:rsidRPr="00983885">
        <w:rPr>
          <w:rFonts w:ascii="Times New Roman" w:hAnsi="Times New Roman" w:cs="Times New Roman"/>
          <w:sz w:val="28"/>
        </w:rPr>
        <w:t>Специалист по информационным системам</w:t>
      </w:r>
      <w:r w:rsidRPr="00983885">
        <w:rPr>
          <w:rFonts w:ascii="Times New Roman" w:hAnsi="Times New Roman" w:cs="Times New Roman"/>
          <w:sz w:val="28"/>
        </w:rPr>
        <w:t>)</w:t>
      </w:r>
    </w:p>
    <w:p w14:paraId="01AF6893" w14:textId="77777777" w:rsidR="00C166D9" w:rsidRDefault="00C166D9" w:rsidP="00C166D9">
      <w:pPr>
        <w:tabs>
          <w:tab w:val="left" w:pos="3204"/>
        </w:tabs>
        <w:rPr>
          <w:rFonts w:ascii="Times New Roman" w:hAnsi="Times New Roman" w:cs="Times New Roman"/>
          <w:sz w:val="24"/>
        </w:rPr>
      </w:pPr>
    </w:p>
    <w:p w14:paraId="414B8041" w14:textId="77777777" w:rsidR="00C166D9" w:rsidRDefault="00C166D9" w:rsidP="00C166D9">
      <w:pPr>
        <w:tabs>
          <w:tab w:val="left" w:pos="3204"/>
        </w:tabs>
        <w:rPr>
          <w:rFonts w:ascii="Times New Roman" w:hAnsi="Times New Roman" w:cs="Times New Roman"/>
          <w:sz w:val="24"/>
        </w:rPr>
      </w:pPr>
    </w:p>
    <w:p w14:paraId="088427F1" w14:textId="77777777" w:rsidR="00C166D9" w:rsidRDefault="00C166D9" w:rsidP="00C166D9">
      <w:pPr>
        <w:tabs>
          <w:tab w:val="left" w:pos="3204"/>
        </w:tabs>
        <w:rPr>
          <w:rFonts w:ascii="Times New Roman" w:hAnsi="Times New Roman" w:cs="Times New Roman"/>
          <w:sz w:val="24"/>
        </w:rPr>
      </w:pPr>
    </w:p>
    <w:p w14:paraId="50FD095D" w14:textId="77777777" w:rsidR="00C166D9" w:rsidRPr="00C166D9" w:rsidRDefault="00C166D9" w:rsidP="00C166D9">
      <w:pPr>
        <w:tabs>
          <w:tab w:val="left" w:pos="3204"/>
        </w:tabs>
        <w:rPr>
          <w:rFonts w:ascii="Times New Roman" w:hAnsi="Times New Roman" w:cs="Times New Roman"/>
          <w:sz w:val="24"/>
        </w:rPr>
      </w:pPr>
    </w:p>
    <w:p w14:paraId="165D1333" w14:textId="77777777" w:rsidR="00C166D9" w:rsidRPr="00983885" w:rsidRDefault="00C166D9" w:rsidP="00983885">
      <w:pPr>
        <w:tabs>
          <w:tab w:val="left" w:pos="3204"/>
        </w:tabs>
        <w:jc w:val="center"/>
        <w:rPr>
          <w:rFonts w:ascii="Times New Roman" w:hAnsi="Times New Roman" w:cs="Times New Roman"/>
          <w:b/>
          <w:sz w:val="36"/>
        </w:rPr>
      </w:pPr>
      <w:r w:rsidRPr="00983885">
        <w:rPr>
          <w:rFonts w:ascii="Times New Roman" w:hAnsi="Times New Roman" w:cs="Times New Roman"/>
          <w:b/>
          <w:sz w:val="36"/>
        </w:rPr>
        <w:t>Отчет</w:t>
      </w:r>
    </w:p>
    <w:p w14:paraId="0BB639E9" w14:textId="77777777" w:rsidR="00000000" w:rsidRDefault="00C166D9" w:rsidP="00C166D9">
      <w:pPr>
        <w:tabs>
          <w:tab w:val="left" w:pos="3204"/>
        </w:tabs>
        <w:jc w:val="center"/>
        <w:rPr>
          <w:rFonts w:ascii="Times New Roman" w:hAnsi="Times New Roman" w:cs="Times New Roman"/>
          <w:sz w:val="28"/>
        </w:rPr>
      </w:pPr>
      <w:r w:rsidRPr="00C166D9">
        <w:rPr>
          <w:rFonts w:ascii="Times New Roman" w:hAnsi="Times New Roman" w:cs="Times New Roman"/>
          <w:sz w:val="28"/>
        </w:rPr>
        <w:t>По дисциплине «Информационные технологии»</w:t>
      </w:r>
    </w:p>
    <w:p w14:paraId="68D863D4" w14:textId="77777777" w:rsidR="00C166D9" w:rsidRDefault="00C166D9" w:rsidP="00C166D9">
      <w:pPr>
        <w:tabs>
          <w:tab w:val="left" w:pos="3204"/>
        </w:tabs>
        <w:jc w:val="center"/>
        <w:rPr>
          <w:rFonts w:ascii="Times New Roman" w:hAnsi="Times New Roman" w:cs="Times New Roman"/>
          <w:sz w:val="28"/>
        </w:rPr>
      </w:pPr>
    </w:p>
    <w:p w14:paraId="507AA118" w14:textId="77777777" w:rsidR="00C166D9" w:rsidRDefault="00C166D9" w:rsidP="00C166D9">
      <w:pPr>
        <w:tabs>
          <w:tab w:val="left" w:pos="3204"/>
        </w:tabs>
        <w:jc w:val="center"/>
        <w:rPr>
          <w:rFonts w:ascii="Times New Roman" w:hAnsi="Times New Roman" w:cs="Times New Roman"/>
          <w:sz w:val="28"/>
        </w:rPr>
      </w:pPr>
    </w:p>
    <w:p w14:paraId="0B82F0D6" w14:textId="77777777" w:rsidR="00C166D9" w:rsidRDefault="00C166D9" w:rsidP="00C166D9">
      <w:pPr>
        <w:tabs>
          <w:tab w:val="left" w:pos="3204"/>
        </w:tabs>
        <w:jc w:val="center"/>
        <w:rPr>
          <w:rFonts w:ascii="Times New Roman" w:hAnsi="Times New Roman" w:cs="Times New Roman"/>
          <w:sz w:val="28"/>
        </w:rPr>
      </w:pPr>
    </w:p>
    <w:p w14:paraId="395DF06C" w14:textId="77777777" w:rsidR="00C166D9" w:rsidRDefault="00C166D9" w:rsidP="00C166D9">
      <w:pPr>
        <w:tabs>
          <w:tab w:val="left" w:pos="3204"/>
        </w:tabs>
        <w:jc w:val="center"/>
        <w:rPr>
          <w:rFonts w:ascii="Times New Roman" w:hAnsi="Times New Roman" w:cs="Times New Roman"/>
          <w:sz w:val="28"/>
        </w:rPr>
      </w:pPr>
    </w:p>
    <w:p w14:paraId="63DD3F4A" w14:textId="77777777" w:rsidR="00983885" w:rsidRDefault="00983885" w:rsidP="00C166D9">
      <w:pPr>
        <w:tabs>
          <w:tab w:val="left" w:pos="3204"/>
        </w:tabs>
        <w:jc w:val="center"/>
        <w:rPr>
          <w:rFonts w:ascii="Times New Roman" w:hAnsi="Times New Roman" w:cs="Times New Roman"/>
          <w:sz w:val="28"/>
        </w:rPr>
      </w:pPr>
    </w:p>
    <w:p w14:paraId="39D1F4D7" w14:textId="77777777" w:rsidR="00983885" w:rsidRDefault="00983885" w:rsidP="00C166D9">
      <w:pPr>
        <w:tabs>
          <w:tab w:val="left" w:pos="3204"/>
        </w:tabs>
        <w:jc w:val="center"/>
        <w:rPr>
          <w:rFonts w:ascii="Times New Roman" w:hAnsi="Times New Roman" w:cs="Times New Roman"/>
          <w:sz w:val="28"/>
        </w:rPr>
      </w:pPr>
    </w:p>
    <w:p w14:paraId="46AAB8B7" w14:textId="77777777" w:rsidR="00C166D9" w:rsidRDefault="00C166D9" w:rsidP="00C166D9">
      <w:pPr>
        <w:tabs>
          <w:tab w:val="left" w:pos="3204"/>
        </w:tabs>
        <w:jc w:val="center"/>
        <w:rPr>
          <w:rFonts w:ascii="Times New Roman" w:hAnsi="Times New Roman" w:cs="Times New Roman"/>
          <w:sz w:val="28"/>
        </w:rPr>
      </w:pPr>
    </w:p>
    <w:p w14:paraId="1E7D31CE" w14:textId="77777777" w:rsidR="00C166D9" w:rsidRDefault="00C166D9" w:rsidP="00C166D9">
      <w:pPr>
        <w:tabs>
          <w:tab w:val="left" w:pos="3204"/>
        </w:tabs>
        <w:jc w:val="center"/>
        <w:rPr>
          <w:rFonts w:ascii="Times New Roman" w:hAnsi="Times New Roman" w:cs="Times New Roman"/>
          <w:sz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6"/>
      </w:tblGrid>
      <w:tr w:rsidR="00C166D9" w14:paraId="685AC669" w14:textId="77777777" w:rsidTr="00C166D9">
        <w:tc>
          <w:tcPr>
            <w:tcW w:w="4956" w:type="dxa"/>
          </w:tcPr>
          <w:p w14:paraId="43EC5FD6" w14:textId="77777777" w:rsidR="00C166D9" w:rsidRDefault="00C166D9" w:rsidP="00C166D9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Выполнил студент</w:t>
            </w:r>
          </w:p>
          <w:p w14:paraId="5E2570D4" w14:textId="71449E00" w:rsidR="00D50B50" w:rsidRDefault="00C166D9" w:rsidP="00D50B50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Группы </w:t>
            </w:r>
            <w:r w:rsidR="00D50B50">
              <w:rPr>
                <w:rFonts w:ascii="Times New Roman" w:hAnsi="Times New Roman" w:cs="Times New Roman"/>
                <w:sz w:val="28"/>
              </w:rPr>
              <w:t>ИС50-1-22</w:t>
            </w:r>
          </w:p>
          <w:p w14:paraId="548A9F20" w14:textId="418E9127" w:rsidR="00D50B50" w:rsidRPr="00D50B50" w:rsidRDefault="00D50B50" w:rsidP="00D50B50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Ненашев Николай Максимович </w:t>
            </w:r>
          </w:p>
          <w:p w14:paraId="5D6657EB" w14:textId="26DC87E9" w:rsidR="00C166D9" w:rsidRDefault="00C166D9" w:rsidP="00C166D9">
            <w:pPr>
              <w:tabs>
                <w:tab w:val="left" w:pos="3204"/>
              </w:tabs>
              <w:spacing w:line="360" w:lineRule="auto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956" w:type="dxa"/>
          </w:tcPr>
          <w:p w14:paraId="3A47C995" w14:textId="77777777" w:rsidR="00C166D9" w:rsidRDefault="00C166D9" w:rsidP="00C166D9">
            <w:pPr>
              <w:tabs>
                <w:tab w:val="left" w:pos="3204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Проверил преподаватель</w:t>
            </w:r>
          </w:p>
          <w:p w14:paraId="6F0D3297" w14:textId="77777777" w:rsidR="00C166D9" w:rsidRDefault="00983885" w:rsidP="00C166D9">
            <w:pPr>
              <w:tabs>
                <w:tab w:val="left" w:pos="3204"/>
              </w:tabs>
              <w:spacing w:line="360" w:lineRule="auto"/>
              <w:jc w:val="righ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Павлова Анастасия Витальевна</w:t>
            </w:r>
          </w:p>
        </w:tc>
      </w:tr>
    </w:tbl>
    <w:p w14:paraId="7D7A9836" w14:textId="77777777" w:rsidR="00C166D9" w:rsidRDefault="00C166D9" w:rsidP="00C166D9">
      <w:pPr>
        <w:tabs>
          <w:tab w:val="left" w:pos="3204"/>
        </w:tabs>
        <w:rPr>
          <w:rFonts w:ascii="Times New Roman" w:hAnsi="Times New Roman" w:cs="Times New Roman"/>
          <w:sz w:val="28"/>
        </w:rPr>
      </w:pPr>
    </w:p>
    <w:p w14:paraId="632E494D" w14:textId="77777777" w:rsidR="00910972" w:rsidRDefault="00910972" w:rsidP="00983885">
      <w:pPr>
        <w:rPr>
          <w:rFonts w:ascii="Times New Roman" w:hAnsi="Times New Roman" w:cs="Times New Roman"/>
          <w:sz w:val="28"/>
        </w:rPr>
      </w:pPr>
    </w:p>
    <w:p w14:paraId="2589E56B" w14:textId="22124C73" w:rsidR="00D50B50" w:rsidRPr="00D50B50" w:rsidRDefault="00D50B50" w:rsidP="00D50B50">
      <w:pPr>
        <w:jc w:val="center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>Практическая работа №</w:t>
      </w:r>
      <w:r w:rsidRPr="00D50B50">
        <w:rPr>
          <w:rFonts w:ascii="Times New Roman" w:hAnsi="Times New Roman" w:cs="Times New Roman"/>
          <w:sz w:val="28"/>
          <w:szCs w:val="28"/>
        </w:rPr>
        <w:t>8</w:t>
      </w:r>
    </w:p>
    <w:p w14:paraId="3632F909" w14:textId="77777777" w:rsidR="00D50B50" w:rsidRPr="00D50B50" w:rsidRDefault="00D50B50" w:rsidP="00D50B50">
      <w:pPr>
        <w:jc w:val="center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D50B50">
        <w:rPr>
          <w:rFonts w:ascii="Times New Roman" w:hAnsi="Times New Roman" w:cs="Times New Roman"/>
          <w:sz w:val="28"/>
          <w:szCs w:val="28"/>
        </w:rPr>
        <w:t xml:space="preserve"> </w:t>
      </w:r>
      <w:r w:rsidRPr="00D50B5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D50B50">
        <w:rPr>
          <w:rFonts w:ascii="Times New Roman" w:hAnsi="Times New Roman" w:cs="Times New Roman"/>
          <w:sz w:val="28"/>
          <w:szCs w:val="28"/>
        </w:rPr>
        <w:t xml:space="preserve"> «Рецензирование, Вид»</w:t>
      </w:r>
    </w:p>
    <w:p w14:paraId="5C88ACD4" w14:textId="77777777" w:rsidR="00D50B50" w:rsidRPr="00D50B50" w:rsidRDefault="00D50B50" w:rsidP="00D50B5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>Цель работы: изучить вкладки «</w:t>
      </w:r>
      <w:r w:rsidRPr="00D50B50">
        <w:rPr>
          <w:rFonts w:ascii="Times New Roman" w:hAnsi="Times New Roman" w:cs="Times New Roman"/>
          <w:b/>
          <w:sz w:val="28"/>
          <w:szCs w:val="28"/>
        </w:rPr>
        <w:t>Рецензирование, Вид»</w:t>
      </w:r>
      <w:r w:rsidRPr="00D50B50">
        <w:rPr>
          <w:rFonts w:ascii="Times New Roman" w:hAnsi="Times New Roman" w:cs="Times New Roman"/>
          <w:sz w:val="28"/>
          <w:szCs w:val="28"/>
        </w:rPr>
        <w:t xml:space="preserve"> и научиться работать с их функциями.</w:t>
      </w:r>
    </w:p>
    <w:p w14:paraId="025B23B3" w14:textId="77777777" w:rsidR="00D50B50" w:rsidRPr="00D50B50" w:rsidRDefault="00D50B50" w:rsidP="00D50B50">
      <w:pPr>
        <w:spacing w:after="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7545F7" w14:textId="77777777" w:rsidR="00D50B50" w:rsidRPr="00D50B50" w:rsidRDefault="00D50B50" w:rsidP="00D50B5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50B50">
        <w:rPr>
          <w:rFonts w:ascii="Times New Roman" w:hAnsi="Times New Roman" w:cs="Times New Roman"/>
          <w:b/>
          <w:bCs/>
          <w:sz w:val="28"/>
          <w:szCs w:val="28"/>
          <w:u w:val="single"/>
        </w:rPr>
        <w:t>Выполнение работы:</w:t>
      </w:r>
    </w:p>
    <w:p w14:paraId="170A20ED" w14:textId="77777777" w:rsidR="00D50B50" w:rsidRPr="00D50B50" w:rsidRDefault="00D50B50" w:rsidP="00D50B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>Работа с вкладкой</w:t>
      </w:r>
      <w:r w:rsidRPr="00D50B50">
        <w:rPr>
          <w:rFonts w:ascii="Times New Roman" w:hAnsi="Times New Roman" w:cs="Times New Roman"/>
          <w:b/>
          <w:bCs/>
          <w:sz w:val="28"/>
          <w:szCs w:val="28"/>
        </w:rPr>
        <w:t xml:space="preserve"> «Рецензирование»</w:t>
      </w:r>
    </w:p>
    <w:p w14:paraId="7A9DE8CE" w14:textId="77777777" w:rsidR="00D50B50" w:rsidRPr="00D50B50" w:rsidRDefault="00D50B50" w:rsidP="00D50B50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D50B50">
        <w:rPr>
          <w:rFonts w:ascii="Times New Roman" w:hAnsi="Times New Roman" w:cs="Times New Roman"/>
          <w:bCs/>
          <w:sz w:val="28"/>
          <w:szCs w:val="28"/>
        </w:rPr>
        <w:t>Вставьте любой текст до конца текущей страницы</w:t>
      </w:r>
    </w:p>
    <w:p w14:paraId="16F91655" w14:textId="77777777" w:rsidR="00D50B50" w:rsidRPr="00D50B50" w:rsidRDefault="00D50B50" w:rsidP="00D50B50">
      <w:pPr>
        <w:pStyle w:val="aa"/>
        <w:shd w:val="clear" w:color="auto" w:fill="FFFFFF"/>
        <w:spacing w:before="0" w:beforeAutospacing="0" w:after="300" w:afterAutospacing="0"/>
        <w:ind w:left="720"/>
        <w:rPr>
          <w:color w:val="333333"/>
          <w:szCs w:val="28"/>
        </w:rPr>
      </w:pPr>
      <w:r w:rsidRPr="00D50B50">
        <w:rPr>
          <w:color w:val="333333"/>
          <w:szCs w:val="28"/>
        </w:rPr>
        <w:t>Что же было до появления первых автомобилей? Для того чтобы ответить на этот вопрос, придется вернуться к тому времени, когда человек не очень отличался от других представителей животного мира. В истории человечества этот период называется «до нашей эры», а человек, живший в то время, — первобытным. Однако, даже у первобытного человека часто возникала потребность переносить с места на место всевозможные предметы. При этом, естественно, хотелось сделать это как можно быстрее и с наименьшими затратами. В первую очередь, такая потребность возникала во время охоты. В погоне за дикими животными охотник уходил довольно далеко от стоянки своего племени, и ему приходилось нести убитого зверя на плечах. Это был тяжелый и длительный процесс, перечеркивающий радость удачной охоты. Пришлось искать более легкие способы переноса добычи.</w:t>
      </w:r>
    </w:p>
    <w:p w14:paraId="6CDA7924" w14:textId="77777777" w:rsidR="00D50B50" w:rsidRPr="00D50B50" w:rsidRDefault="00D50B50" w:rsidP="00D50B50">
      <w:pPr>
        <w:pStyle w:val="aa"/>
        <w:shd w:val="clear" w:color="auto" w:fill="FFFFFF"/>
        <w:spacing w:before="0" w:beforeAutospacing="0" w:after="300" w:afterAutospacing="0"/>
        <w:ind w:left="720"/>
        <w:rPr>
          <w:color w:val="333333"/>
          <w:szCs w:val="28"/>
        </w:rPr>
      </w:pPr>
      <w:r w:rsidRPr="00D50B50">
        <w:rPr>
          <w:color w:val="333333"/>
          <w:szCs w:val="28"/>
        </w:rPr>
        <w:t>Все началось с колеса. Люди не только охотились, они стали засевать поля, разводить скот, строить большие поселения, а потом и города; началась торговля камнем, лесом, зерном... При этом людям приходилось перемещать огромные тяжести на большие расстояния. И идея колеса не могла не родиться.</w:t>
      </w:r>
    </w:p>
    <w:p w14:paraId="1466581C" w14:textId="77777777" w:rsidR="00D50B50" w:rsidRPr="00D50B50" w:rsidRDefault="00D50B50" w:rsidP="00D50B50">
      <w:pPr>
        <w:pStyle w:val="aa"/>
        <w:shd w:val="clear" w:color="auto" w:fill="FFFFFF"/>
        <w:spacing w:before="0" w:beforeAutospacing="0" w:after="300" w:afterAutospacing="0"/>
        <w:ind w:left="720"/>
        <w:rPr>
          <w:color w:val="333333"/>
          <w:szCs w:val="28"/>
        </w:rPr>
      </w:pPr>
      <w:r w:rsidRPr="00D50B50">
        <w:rPr>
          <w:color w:val="333333"/>
          <w:szCs w:val="28"/>
        </w:rPr>
        <w:t>Колесо — диск или обод со спицами, вращающийся на оси. Изобретено на Древнем Востоке в 4-м тысячелетии до н.э. Представляло собой диск, изготовленный из дерева или камня. Колесо со спицами и гнутым ободом появилось во 2-м тысячелетии до н. э.</w:t>
      </w:r>
    </w:p>
    <w:p w14:paraId="354EF1BB" w14:textId="77777777" w:rsidR="00D50B50" w:rsidRPr="00D50B50" w:rsidRDefault="00D50B50" w:rsidP="00D50B50">
      <w:pPr>
        <w:pStyle w:val="aa"/>
        <w:shd w:val="clear" w:color="auto" w:fill="FFFFFF"/>
        <w:spacing w:before="0" w:beforeAutospacing="0" w:after="300" w:afterAutospacing="0"/>
        <w:ind w:left="720"/>
        <w:rPr>
          <w:color w:val="333333"/>
          <w:szCs w:val="28"/>
        </w:rPr>
      </w:pPr>
      <w:r w:rsidRPr="00D50B50">
        <w:rPr>
          <w:color w:val="333333"/>
          <w:szCs w:val="28"/>
        </w:rPr>
        <w:t>Человечество всю свою историю стремилось не только облегчить свой труд, но и уменьшить время, проведенное в пути, добираясь из «точки А в точку Б». И ведь действительно, человек не остановился на изобретении колеса, ему не хотелось самому передвигать грузы, телеги, тачки, и тогда он стал использовать прирученных животных, в частности лошадей, буйволов, которых впрягал в повозку или сани.</w:t>
      </w:r>
    </w:p>
    <w:p w14:paraId="309C5852" w14:textId="77777777" w:rsidR="00D50B50" w:rsidRPr="00D50B50" w:rsidRDefault="00D50B50" w:rsidP="00D50B50">
      <w:pPr>
        <w:pStyle w:val="aa"/>
        <w:shd w:val="clear" w:color="auto" w:fill="FFFFFF"/>
        <w:spacing w:before="0" w:beforeAutospacing="0" w:after="300" w:afterAutospacing="0"/>
        <w:ind w:left="720"/>
        <w:rPr>
          <w:color w:val="333333"/>
          <w:szCs w:val="28"/>
        </w:rPr>
      </w:pPr>
      <w:r w:rsidRPr="00D50B50">
        <w:rPr>
          <w:color w:val="333333"/>
          <w:szCs w:val="28"/>
        </w:rPr>
        <w:lastRenderedPageBreak/>
        <w:t>Самым древним средством передвижения считаются сани, хотя в некоторых местах такой способ передвижения используется и поныне. Раньше в России для передвижения по бездорожью, не только зимой, но и летом применялись повозки, похожие на сани, которые назывались волокушами.</w:t>
      </w:r>
    </w:p>
    <w:p w14:paraId="78F4FCE8" w14:textId="77777777" w:rsidR="00D50B50" w:rsidRPr="00D50B50" w:rsidRDefault="00D50B50" w:rsidP="00D50B50">
      <w:pPr>
        <w:pStyle w:val="aa"/>
        <w:shd w:val="clear" w:color="auto" w:fill="FFFFFF"/>
        <w:spacing w:before="0" w:beforeAutospacing="0" w:after="300" w:afterAutospacing="0"/>
        <w:ind w:left="720"/>
        <w:rPr>
          <w:color w:val="333333"/>
          <w:szCs w:val="28"/>
        </w:rPr>
      </w:pPr>
      <w:r w:rsidRPr="00D50B50">
        <w:rPr>
          <w:color w:val="333333"/>
          <w:szCs w:val="28"/>
        </w:rPr>
        <w:t xml:space="preserve">Затем человек </w:t>
      </w:r>
      <w:del w:id="0" w:author="Shocker Face Mudak" w:date="2023-11-24T14:31:00Z">
        <w:r w:rsidRPr="00D50B50" w:rsidDel="0010594C">
          <w:rPr>
            <w:color w:val="333333"/>
            <w:szCs w:val="28"/>
          </w:rPr>
          <w:delText xml:space="preserve">придумал </w:delText>
        </w:r>
      </w:del>
      <w:r w:rsidRPr="00D50B50">
        <w:rPr>
          <w:color w:val="333333"/>
          <w:szCs w:val="28"/>
        </w:rPr>
        <w:t xml:space="preserve">повозку. И жизнь его значительно облегчилась: стало возможным перевозить тяжести с места на место, обрабатывать землю, затрачивая меньше сил, передвигаться </w:t>
      </w:r>
      <w:del w:id="1" w:author="Shocker Face Mudak" w:date="2023-11-24T14:31:00Z">
        <w:r w:rsidRPr="00D50B50" w:rsidDel="0010594C">
          <w:rPr>
            <w:color w:val="333333"/>
            <w:szCs w:val="28"/>
          </w:rPr>
          <w:delText xml:space="preserve">на большие </w:delText>
        </w:r>
      </w:del>
      <w:r w:rsidRPr="00D50B50">
        <w:rPr>
          <w:color w:val="333333"/>
          <w:szCs w:val="28"/>
        </w:rPr>
        <w:t>расстояния быстрее.</w:t>
      </w:r>
    </w:p>
    <w:p w14:paraId="6997362E" w14:textId="77777777" w:rsidR="00D50B50" w:rsidRPr="00D50B50" w:rsidRDefault="00D50B50" w:rsidP="00D50B50">
      <w:pPr>
        <w:pStyle w:val="aa"/>
        <w:shd w:val="clear" w:color="auto" w:fill="FFFFFF"/>
        <w:spacing w:before="0" w:beforeAutospacing="0" w:after="300" w:afterAutospacing="0"/>
        <w:ind w:left="720"/>
        <w:rPr>
          <w:color w:val="333333"/>
          <w:szCs w:val="28"/>
        </w:rPr>
      </w:pPr>
    </w:p>
    <w:p w14:paraId="6906841C" w14:textId="77777777" w:rsidR="00D50B50" w:rsidRPr="00D50B50" w:rsidRDefault="00D50B50" w:rsidP="00D50B50">
      <w:pPr>
        <w:pStyle w:val="aa"/>
        <w:shd w:val="clear" w:color="auto" w:fill="FFFFFF"/>
        <w:spacing w:before="0" w:beforeAutospacing="0" w:after="300" w:afterAutospacing="0"/>
        <w:ind w:left="720"/>
        <w:rPr>
          <w:color w:val="333333"/>
          <w:szCs w:val="28"/>
        </w:rPr>
      </w:pPr>
      <w:r w:rsidRPr="00D50B50">
        <w:rPr>
          <w:color w:val="333333"/>
          <w:szCs w:val="28"/>
        </w:rPr>
        <w:t>Полотенце</w:t>
      </w:r>
    </w:p>
    <w:p w14:paraId="3A071A9C" w14:textId="77777777" w:rsidR="00D50B50" w:rsidRPr="00D50B50" w:rsidRDefault="00D50B50" w:rsidP="00D50B50">
      <w:pPr>
        <w:pStyle w:val="aa"/>
        <w:shd w:val="clear" w:color="auto" w:fill="FFFFFF"/>
        <w:spacing w:before="0" w:beforeAutospacing="0" w:after="300" w:afterAutospacing="0"/>
        <w:ind w:left="720"/>
        <w:rPr>
          <w:color w:val="333333"/>
          <w:szCs w:val="28"/>
        </w:rPr>
      </w:pPr>
      <w:r w:rsidRPr="00D50B50">
        <w:rPr>
          <w:color w:val="333333"/>
          <w:szCs w:val="28"/>
        </w:rPr>
        <w:t>Машина</w:t>
      </w:r>
    </w:p>
    <w:p w14:paraId="3D94B6DA" w14:textId="77777777" w:rsidR="00D50B50" w:rsidRPr="00D50B50" w:rsidRDefault="00D50B50" w:rsidP="00D50B50">
      <w:pPr>
        <w:pStyle w:val="aa"/>
        <w:shd w:val="clear" w:color="auto" w:fill="FFFFFF"/>
        <w:spacing w:before="0" w:beforeAutospacing="0" w:after="300" w:afterAutospacing="0"/>
        <w:ind w:left="720"/>
        <w:rPr>
          <w:color w:val="333333"/>
          <w:szCs w:val="28"/>
        </w:rPr>
      </w:pPr>
      <w:r w:rsidRPr="00D50B50">
        <w:rPr>
          <w:color w:val="333333"/>
          <w:szCs w:val="28"/>
        </w:rPr>
        <w:t>Класс</w:t>
      </w:r>
    </w:p>
    <w:p w14:paraId="0D379D6B" w14:textId="77777777" w:rsidR="00D50B50" w:rsidRPr="00D50B50" w:rsidRDefault="00D50B50" w:rsidP="00D50B50">
      <w:pPr>
        <w:pStyle w:val="aa"/>
        <w:shd w:val="clear" w:color="auto" w:fill="FFFFFF"/>
        <w:spacing w:before="0" w:beforeAutospacing="0" w:after="300" w:afterAutospacing="0"/>
        <w:ind w:left="720"/>
        <w:rPr>
          <w:color w:val="333333"/>
          <w:szCs w:val="28"/>
        </w:rPr>
      </w:pPr>
      <w:r w:rsidRPr="00D50B50">
        <w:rPr>
          <w:color w:val="333333"/>
          <w:szCs w:val="28"/>
        </w:rPr>
        <w:t>Телефон</w:t>
      </w:r>
    </w:p>
    <w:p w14:paraId="299ECBA4" w14:textId="77777777" w:rsidR="00D50B50" w:rsidRPr="00D50B50" w:rsidRDefault="00D50B50" w:rsidP="00D50B50">
      <w:pPr>
        <w:pStyle w:val="aa"/>
        <w:shd w:val="clear" w:color="auto" w:fill="FFFFFF"/>
        <w:spacing w:before="0" w:beforeAutospacing="0" w:after="300" w:afterAutospacing="0"/>
        <w:ind w:left="720"/>
        <w:rPr>
          <w:szCs w:val="28"/>
        </w:rPr>
      </w:pPr>
      <w:r w:rsidRPr="00D50B50">
        <w:rPr>
          <w:szCs w:val="28"/>
        </w:rPr>
        <w:t>Напишите 4 слова с ошибками</w:t>
      </w:r>
    </w:p>
    <w:p w14:paraId="4BF72E24" w14:textId="77777777" w:rsidR="00D50B50" w:rsidRPr="00D50B50" w:rsidRDefault="00D50B50" w:rsidP="00D50B50">
      <w:pPr>
        <w:pStyle w:val="a8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 xml:space="preserve">С помощью функции правописание или кликом </w:t>
      </w:r>
      <w:proofErr w:type="spellStart"/>
      <w:r w:rsidRPr="00D50B50">
        <w:rPr>
          <w:rFonts w:ascii="Times New Roman" w:hAnsi="Times New Roman" w:cs="Times New Roman"/>
          <w:sz w:val="28"/>
          <w:szCs w:val="28"/>
        </w:rPr>
        <w:t>пкм</w:t>
      </w:r>
      <w:proofErr w:type="spellEnd"/>
      <w:r w:rsidRPr="00D50B50">
        <w:rPr>
          <w:rFonts w:ascii="Times New Roman" w:hAnsi="Times New Roman" w:cs="Times New Roman"/>
          <w:sz w:val="28"/>
          <w:szCs w:val="28"/>
        </w:rPr>
        <w:t xml:space="preserve"> по неправильному слову покажите варианты исправления (4 скриншота)</w:t>
      </w:r>
    </w:p>
    <w:p w14:paraId="67127CC0" w14:textId="77777777" w:rsidR="00D50B50" w:rsidRPr="000B65AB" w:rsidRDefault="00D50B50" w:rsidP="000B65AB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B65A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20E52A7" wp14:editId="1A85833F">
            <wp:extent cx="2019582" cy="2324424"/>
            <wp:effectExtent l="0" t="0" r="0" b="0"/>
            <wp:docPr id="1480916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16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B601" w14:textId="58B73754" w:rsidR="00D50B50" w:rsidRPr="000B65AB" w:rsidRDefault="00D50B50" w:rsidP="000B65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B65AB" w:rsidRPr="000B65A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Исправление слова Полотенце</w:t>
      </w:r>
    </w:p>
    <w:p w14:paraId="5FF044DB" w14:textId="6A50547A" w:rsidR="00D50B50" w:rsidRPr="00D50B50" w:rsidRDefault="00D50B50" w:rsidP="00D50B50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B5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F08D2AB" wp14:editId="6086A83C">
            <wp:extent cx="2000529" cy="1838582"/>
            <wp:effectExtent l="0" t="0" r="0" b="9525"/>
            <wp:docPr id="44877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1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F391" w14:textId="5C309EB3" w:rsidR="00D50B50" w:rsidRPr="000B65AB" w:rsidRDefault="00D50B50" w:rsidP="00D50B50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B65AB" w:rsidRPr="000B65A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Исправление слова Машина</w:t>
      </w:r>
    </w:p>
    <w:p w14:paraId="0A8469BD" w14:textId="77777777" w:rsidR="00D50B50" w:rsidRPr="00D50B50" w:rsidRDefault="00D50B50" w:rsidP="00D50B50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B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F0F5E4" wp14:editId="3F15FB7A">
            <wp:extent cx="1876687" cy="1886213"/>
            <wp:effectExtent l="0" t="0" r="9525" b="0"/>
            <wp:docPr id="288640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40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38ED" w14:textId="38B04FA7" w:rsidR="00D50B50" w:rsidRPr="000B65AB" w:rsidRDefault="00D50B50" w:rsidP="00D50B50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B65AB" w:rsidRPr="000B65A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Исправление слова класс</w:t>
      </w:r>
    </w:p>
    <w:p w14:paraId="49AAAF3D" w14:textId="77777777" w:rsidR="00D50B50" w:rsidRPr="00D50B50" w:rsidRDefault="00D50B50" w:rsidP="00D50B50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B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5D5462" wp14:editId="1C7AFE02">
            <wp:extent cx="2391109" cy="1133633"/>
            <wp:effectExtent l="0" t="0" r="9525" b="9525"/>
            <wp:docPr id="972234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34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EF60" w14:textId="46D0DF50" w:rsidR="00D50B50" w:rsidRPr="000B65AB" w:rsidRDefault="00D50B50" w:rsidP="00D50B50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B65AB" w:rsidRPr="000B65A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Исправление слова Телефон</w:t>
      </w:r>
    </w:p>
    <w:p w14:paraId="58C0E65A" w14:textId="77777777" w:rsidR="00D50B50" w:rsidRPr="00D50B50" w:rsidRDefault="00D50B50" w:rsidP="00D50B5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51F889" w14:textId="77777777" w:rsidR="00D50B50" w:rsidRPr="00D50B50" w:rsidRDefault="00D50B50" w:rsidP="00D50B5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B8AAEA" w14:textId="77777777" w:rsidR="00D50B50" w:rsidRPr="00D50B50" w:rsidRDefault="00D50B50" w:rsidP="00D50B5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819252" w14:textId="77777777" w:rsidR="00D50B50" w:rsidRPr="00D50B50" w:rsidRDefault="00D50B50" w:rsidP="00D50B5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D74048" w14:textId="77777777" w:rsidR="00D50B50" w:rsidRPr="00D50B50" w:rsidRDefault="00D50B50" w:rsidP="00D50B5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CA0AF5" w14:textId="77777777" w:rsidR="00D50B50" w:rsidRPr="00D50B50" w:rsidRDefault="00D50B50" w:rsidP="00D50B5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133C22" w14:textId="77777777" w:rsidR="00D50B50" w:rsidRPr="00D50B50" w:rsidRDefault="00D50B50" w:rsidP="00D50B5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F6CA1C" w14:textId="77777777" w:rsidR="00D50B50" w:rsidRPr="00D50B50" w:rsidRDefault="00D50B50" w:rsidP="00D50B5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B43AE8" w14:textId="77777777" w:rsidR="00D50B50" w:rsidRPr="00D50B50" w:rsidRDefault="00D50B50" w:rsidP="00D50B5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44D2F7" w14:textId="77777777" w:rsidR="00D50B50" w:rsidRPr="00D50B50" w:rsidRDefault="00D50B50" w:rsidP="00D50B50">
      <w:pPr>
        <w:pStyle w:val="a8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lastRenderedPageBreak/>
        <w:t>С помощью Тезауруса найдите родственные слова для 3 любых слов (скриншот)</w:t>
      </w:r>
    </w:p>
    <w:p w14:paraId="765E0ACB" w14:textId="77777777" w:rsidR="00D50B50" w:rsidRPr="00D50B50" w:rsidRDefault="00D50B50" w:rsidP="00D50B5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 xml:space="preserve">Пшеница </w:t>
      </w:r>
    </w:p>
    <w:p w14:paraId="5BAF887C" w14:textId="77777777" w:rsidR="00D50B50" w:rsidRPr="00D50B50" w:rsidRDefault="00D50B50" w:rsidP="00D50B50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B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6F545D" wp14:editId="0B045220">
            <wp:extent cx="2305372" cy="1667108"/>
            <wp:effectExtent l="0" t="0" r="0" b="9525"/>
            <wp:docPr id="1432905406" name="Рисунок 1432905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22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0F60" w14:textId="7406BC72" w:rsidR="00D50B50" w:rsidRPr="000B65AB" w:rsidRDefault="00D50B50" w:rsidP="00D50B50">
      <w:pPr>
        <w:pStyle w:val="a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B65A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0B65AB" w:rsidRPr="000B65AB">
        <w:rPr>
          <w:rFonts w:ascii="Times New Roman" w:hAnsi="Times New Roman" w:cs="Times New Roman"/>
          <w:noProof/>
          <w:color w:val="auto"/>
          <w:sz w:val="24"/>
          <w:szCs w:val="24"/>
        </w:rPr>
        <w:t>5</w:t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t xml:space="preserve"> Поиск родственного слова пшеница</w:t>
      </w:r>
    </w:p>
    <w:p w14:paraId="3F4792A4" w14:textId="77777777" w:rsidR="00D50B50" w:rsidRPr="00D50B50" w:rsidRDefault="00D50B50" w:rsidP="00D50B50">
      <w:pPr>
        <w:pStyle w:val="a8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B50">
        <w:rPr>
          <w:rFonts w:ascii="Times New Roman" w:hAnsi="Times New Roman" w:cs="Times New Roman"/>
          <w:sz w:val="24"/>
          <w:szCs w:val="24"/>
        </w:rPr>
        <w:t>Кукуруза</w:t>
      </w:r>
    </w:p>
    <w:p w14:paraId="3190454E" w14:textId="77777777" w:rsidR="00D50B50" w:rsidRPr="00D50B50" w:rsidRDefault="00D50B50" w:rsidP="00D50B50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B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CF3D0A" wp14:editId="0C6570F1">
            <wp:extent cx="2524477" cy="2010056"/>
            <wp:effectExtent l="0" t="0" r="0" b="9525"/>
            <wp:docPr id="1871738575" name="Рисунок 1871738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53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1DAA" w14:textId="4C76CB54" w:rsidR="00D50B50" w:rsidRPr="000B65AB" w:rsidRDefault="00D50B50" w:rsidP="00D50B50">
      <w:pPr>
        <w:pStyle w:val="a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B65A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0B65AB" w:rsidRPr="000B65AB">
        <w:rPr>
          <w:rFonts w:ascii="Times New Roman" w:hAnsi="Times New Roman" w:cs="Times New Roman"/>
          <w:noProof/>
          <w:color w:val="auto"/>
          <w:sz w:val="24"/>
          <w:szCs w:val="24"/>
        </w:rPr>
        <w:t>6</w:t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t xml:space="preserve">  Поиск родственного слова кукуруза</w:t>
      </w:r>
    </w:p>
    <w:p w14:paraId="7BA820FA" w14:textId="77777777" w:rsidR="00D50B50" w:rsidRPr="00D50B50" w:rsidRDefault="00D50B50" w:rsidP="00D50B50">
      <w:pPr>
        <w:pStyle w:val="a8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B50">
        <w:rPr>
          <w:rFonts w:ascii="Times New Roman" w:hAnsi="Times New Roman" w:cs="Times New Roman"/>
          <w:sz w:val="24"/>
          <w:szCs w:val="24"/>
        </w:rPr>
        <w:t>Школа</w:t>
      </w:r>
    </w:p>
    <w:p w14:paraId="02305552" w14:textId="77777777" w:rsidR="00D50B50" w:rsidRPr="00D50B50" w:rsidRDefault="00D50B50" w:rsidP="00D50B50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0B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AA8BE5" wp14:editId="6BC58876">
            <wp:extent cx="2172003" cy="1362265"/>
            <wp:effectExtent l="0" t="0" r="0" b="9525"/>
            <wp:docPr id="1637510544" name="Рисунок 163751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40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F981" w14:textId="1381E672" w:rsidR="00D50B50" w:rsidRPr="000B65AB" w:rsidRDefault="00D50B50" w:rsidP="00D50B50">
      <w:pPr>
        <w:pStyle w:val="a9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0B65AB">
        <w:rPr>
          <w:rFonts w:ascii="Times New Roman" w:hAnsi="Times New Roman" w:cs="Times New Roman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0B65AB" w:rsidRPr="000B65AB">
        <w:rPr>
          <w:rFonts w:ascii="Times New Roman" w:hAnsi="Times New Roman" w:cs="Times New Roman"/>
          <w:noProof/>
          <w:color w:val="auto"/>
          <w:sz w:val="24"/>
          <w:szCs w:val="24"/>
        </w:rPr>
        <w:t>7</w:t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color w:val="auto"/>
          <w:sz w:val="24"/>
          <w:szCs w:val="24"/>
        </w:rPr>
        <w:t xml:space="preserve">  Поиск родственного </w:t>
      </w:r>
      <w:r w:rsidR="000B65AB" w:rsidRPr="000B65AB">
        <w:rPr>
          <w:rFonts w:ascii="Times New Roman" w:hAnsi="Times New Roman" w:cs="Times New Roman"/>
          <w:color w:val="auto"/>
          <w:sz w:val="24"/>
          <w:szCs w:val="24"/>
        </w:rPr>
        <w:t>слова школа</w:t>
      </w:r>
    </w:p>
    <w:p w14:paraId="1026F8EF" w14:textId="77777777" w:rsidR="00D50B50" w:rsidRPr="00D50B50" w:rsidRDefault="00D50B50" w:rsidP="00D50B5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289DCC" w14:textId="77777777" w:rsidR="00D50B50" w:rsidRPr="00D50B50" w:rsidRDefault="00D50B50" w:rsidP="00D50B50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>С помощью статистики посмотрите состояние документа (скриншот)</w:t>
      </w:r>
    </w:p>
    <w:p w14:paraId="19675F57" w14:textId="77777777" w:rsidR="000B65AB" w:rsidRPr="000B65AB" w:rsidRDefault="00D50B50" w:rsidP="000B65AB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5A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110085" wp14:editId="28A45ABB">
            <wp:extent cx="1497323" cy="1692323"/>
            <wp:effectExtent l="0" t="0" r="8255" b="3175"/>
            <wp:docPr id="177660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0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5197" cy="170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850F" w14:textId="72A10812" w:rsidR="00D50B50" w:rsidRPr="000B65AB" w:rsidRDefault="000B65AB" w:rsidP="000B65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0B65A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Статистика</w:t>
      </w:r>
    </w:p>
    <w:p w14:paraId="7F0F6424" w14:textId="77777777" w:rsidR="00D50B50" w:rsidRPr="00D50B50" w:rsidRDefault="00D50B50" w:rsidP="00D50B50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81B52A" w14:textId="77777777" w:rsidR="00D50B50" w:rsidRPr="00D50B50" w:rsidRDefault="00D50B50" w:rsidP="00D50B50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 xml:space="preserve">Создайте исправление (и добавьте скриншот) </w:t>
      </w:r>
    </w:p>
    <w:p w14:paraId="670FB7F0" w14:textId="77777777" w:rsidR="00D50B50" w:rsidRPr="00D50B50" w:rsidRDefault="00D50B50" w:rsidP="00D50B50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435F50" w14:textId="77777777" w:rsidR="000B65AB" w:rsidRPr="000B65AB" w:rsidRDefault="00D50B50" w:rsidP="000B65AB">
      <w:pPr>
        <w:pStyle w:val="a8"/>
        <w:keepNext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B65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F132A9" wp14:editId="4264B669">
            <wp:extent cx="4814485" cy="904742"/>
            <wp:effectExtent l="0" t="0" r="5715" b="0"/>
            <wp:docPr id="581070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70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0919" cy="91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6E6B" w14:textId="3C64C544" w:rsidR="00D50B50" w:rsidRPr="000B65AB" w:rsidRDefault="000B65AB" w:rsidP="000B65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0B65A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Создание исправления</w:t>
      </w:r>
    </w:p>
    <w:p w14:paraId="4E68DEDB" w14:textId="77777777" w:rsidR="00D50B50" w:rsidRPr="00D50B50" w:rsidRDefault="00D50B50" w:rsidP="00D50B50">
      <w:pPr>
        <w:pStyle w:val="a8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83A4530" w14:textId="77777777" w:rsidR="00D50B50" w:rsidRPr="00D50B50" w:rsidRDefault="00D50B50" w:rsidP="00D50B50">
      <w:pPr>
        <w:pStyle w:val="a8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E7CFCCE" w14:textId="77777777" w:rsidR="00D50B50" w:rsidRPr="00D50B50" w:rsidRDefault="00D50B50" w:rsidP="00D50B50">
      <w:pPr>
        <w:pStyle w:val="a8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BFB57C7" w14:textId="77777777" w:rsidR="00D50B50" w:rsidRPr="00D50B50" w:rsidRDefault="00D50B50" w:rsidP="00D50B50">
      <w:pPr>
        <w:pStyle w:val="a8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>Сравните 2 документа (скриншот)</w:t>
      </w:r>
    </w:p>
    <w:p w14:paraId="274F743B" w14:textId="77777777" w:rsidR="000B65AB" w:rsidRPr="000B65AB" w:rsidRDefault="00D50B50" w:rsidP="000B65AB">
      <w:pPr>
        <w:pStyle w:val="a8"/>
        <w:keepNext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B65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518879" wp14:editId="07ED6081">
            <wp:extent cx="5940425" cy="3134360"/>
            <wp:effectExtent l="0" t="0" r="3175" b="8890"/>
            <wp:docPr id="1818508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083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718A" w14:textId="57D6B409" w:rsidR="00D50B50" w:rsidRPr="000B65AB" w:rsidRDefault="000B65AB" w:rsidP="000B65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0B65A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Сравнение двух документов</w:t>
      </w:r>
    </w:p>
    <w:p w14:paraId="2607ABE7" w14:textId="77777777" w:rsidR="00D50B50" w:rsidRPr="00D50B50" w:rsidRDefault="00D50B50" w:rsidP="00D50B50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14:paraId="0F5A7EA2" w14:textId="77777777" w:rsidR="00D50B50" w:rsidRPr="00D50B50" w:rsidRDefault="00D50B50" w:rsidP="00D50B50">
      <w:pPr>
        <w:pStyle w:val="a8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>Поставьте на отчет пароль (ваша Фамилия) (скриншот)</w:t>
      </w:r>
    </w:p>
    <w:p w14:paraId="1DB8CBCB" w14:textId="77777777" w:rsidR="00D50B50" w:rsidRPr="00D50B50" w:rsidRDefault="00D50B50" w:rsidP="00D50B50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535FE803" w14:textId="77777777" w:rsidR="000B65AB" w:rsidRPr="000B65AB" w:rsidRDefault="00D50B50" w:rsidP="000B65AB">
      <w:pPr>
        <w:keepNext/>
        <w:jc w:val="center"/>
        <w:rPr>
          <w:rFonts w:ascii="Times New Roman" w:hAnsi="Times New Roman" w:cs="Times New Roman"/>
          <w:sz w:val="32"/>
          <w:szCs w:val="32"/>
        </w:rPr>
      </w:pPr>
      <w:r w:rsidRPr="000B65A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89BE079" wp14:editId="4EFF50DB">
            <wp:extent cx="5829300" cy="3974893"/>
            <wp:effectExtent l="0" t="0" r="0" b="6985"/>
            <wp:docPr id="707196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96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0193" cy="400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F466" w14:textId="64B6E472" w:rsidR="00D50B50" w:rsidRPr="000B65AB" w:rsidRDefault="000B65AB" w:rsidP="000B65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Поставил пароль</w:t>
      </w:r>
    </w:p>
    <w:p w14:paraId="23CF36F8" w14:textId="77777777" w:rsidR="000B65AB" w:rsidRDefault="000B65AB" w:rsidP="00D50B50">
      <w:pPr>
        <w:rPr>
          <w:rFonts w:ascii="Times New Roman" w:hAnsi="Times New Roman" w:cs="Times New Roman"/>
          <w:sz w:val="28"/>
          <w:szCs w:val="28"/>
        </w:rPr>
      </w:pPr>
    </w:p>
    <w:p w14:paraId="1CA2DC1A" w14:textId="4344070C" w:rsidR="00D50B50" w:rsidRPr="00D50B50" w:rsidRDefault="00D50B50" w:rsidP="00D50B5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>Работа с вкладкой «</w:t>
      </w:r>
      <w:r w:rsidRPr="00D50B50">
        <w:rPr>
          <w:rFonts w:ascii="Times New Roman" w:hAnsi="Times New Roman" w:cs="Times New Roman"/>
          <w:b/>
          <w:bCs/>
          <w:sz w:val="28"/>
          <w:szCs w:val="28"/>
        </w:rPr>
        <w:t>Вид»</w:t>
      </w:r>
    </w:p>
    <w:p w14:paraId="2EE28C44" w14:textId="77777777" w:rsidR="00D50B50" w:rsidRPr="00D50B50" w:rsidRDefault="00D50B50" w:rsidP="00D50B50">
      <w:pPr>
        <w:pStyle w:val="a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>Перейдите в режим чтения (скриншот)</w:t>
      </w:r>
    </w:p>
    <w:p w14:paraId="002C2F18" w14:textId="77777777" w:rsidR="000B65AB" w:rsidRPr="000B65AB" w:rsidRDefault="00D50B50" w:rsidP="000B65AB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B65A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3CDC5AA" wp14:editId="7824D801">
            <wp:extent cx="4360487" cy="2343150"/>
            <wp:effectExtent l="0" t="0" r="2540" b="0"/>
            <wp:docPr id="1834388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88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7397" cy="234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D6BB" w14:textId="32F3A904" w:rsidR="00D50B50" w:rsidRPr="000B65AB" w:rsidRDefault="000B65AB" w:rsidP="000B65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0B65A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перешел в режим чтения</w:t>
      </w:r>
    </w:p>
    <w:p w14:paraId="60D9AF74" w14:textId="77777777" w:rsidR="00D50B50" w:rsidRPr="00D50B50" w:rsidRDefault="00D50B50" w:rsidP="00D50B50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2CE815" w14:textId="77777777" w:rsidR="00D50B50" w:rsidRPr="00D50B50" w:rsidRDefault="00D50B50" w:rsidP="00D50B50">
      <w:pPr>
        <w:pStyle w:val="a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lastRenderedPageBreak/>
        <w:t>Вернитесь в режим разметка страниц (скриншот)</w:t>
      </w:r>
    </w:p>
    <w:p w14:paraId="1EC63BD0" w14:textId="77777777" w:rsidR="000B65AB" w:rsidRPr="000B65AB" w:rsidRDefault="00D50B50" w:rsidP="000B65AB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B65A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387FA8FB" wp14:editId="70795CFC">
            <wp:extent cx="4095750" cy="4238916"/>
            <wp:effectExtent l="0" t="0" r="0" b="9525"/>
            <wp:docPr id="280139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397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789" cy="424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3988" w14:textId="41009784" w:rsidR="00D50B50" w:rsidRPr="000B65AB" w:rsidRDefault="000B65AB" w:rsidP="000B65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Вернулся в режим разметка</w:t>
      </w:r>
    </w:p>
    <w:p w14:paraId="1A3BF053" w14:textId="77777777" w:rsidR="00D50B50" w:rsidRPr="00D50B50" w:rsidRDefault="00D50B50" w:rsidP="00D50B50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7F526F" w14:textId="77777777" w:rsidR="00D50B50" w:rsidRPr="00D50B50" w:rsidRDefault="00D50B50" w:rsidP="00D50B50">
      <w:pPr>
        <w:pStyle w:val="a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>Включите Линейку (скриншот)</w:t>
      </w:r>
    </w:p>
    <w:p w14:paraId="4638E965" w14:textId="77777777" w:rsidR="000B65AB" w:rsidRPr="000B65AB" w:rsidRDefault="00D50B50" w:rsidP="000B65AB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5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895843" wp14:editId="490BFC66">
            <wp:extent cx="2105319" cy="1676634"/>
            <wp:effectExtent l="0" t="0" r="9525" b="0"/>
            <wp:docPr id="623843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43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1B3B" w14:textId="31F36016" w:rsidR="00D50B50" w:rsidRPr="000B65AB" w:rsidRDefault="000B65AB" w:rsidP="000B65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Включил Линейку</w:t>
      </w:r>
    </w:p>
    <w:p w14:paraId="28437509" w14:textId="77777777" w:rsidR="00D50B50" w:rsidRPr="00D50B50" w:rsidRDefault="00D50B50" w:rsidP="00D50B50">
      <w:pPr>
        <w:pStyle w:val="a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>Включите Сетку (скриншот)</w:t>
      </w:r>
    </w:p>
    <w:p w14:paraId="4D9D083F" w14:textId="77777777" w:rsidR="000B65AB" w:rsidRPr="000B65AB" w:rsidRDefault="00D50B50" w:rsidP="000B65AB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B65AB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6BDEAAD8" wp14:editId="584D1FD8">
            <wp:extent cx="4950178" cy="2974340"/>
            <wp:effectExtent l="0" t="0" r="3175" b="0"/>
            <wp:docPr id="254719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195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2179" cy="29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A280" w14:textId="5DCFF21B" w:rsidR="00D50B50" w:rsidRPr="000B65AB" w:rsidRDefault="000B65AB" w:rsidP="000B65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Включил сетку</w:t>
      </w:r>
    </w:p>
    <w:p w14:paraId="3D7FE63C" w14:textId="77777777" w:rsidR="00D50B50" w:rsidRPr="00D50B50" w:rsidRDefault="00D50B50" w:rsidP="00D50B50">
      <w:pPr>
        <w:pStyle w:val="a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>Разделите документ (скриншот)</w:t>
      </w:r>
    </w:p>
    <w:p w14:paraId="0B07F784" w14:textId="77777777" w:rsidR="000B65AB" w:rsidRPr="000B65AB" w:rsidRDefault="00D50B50" w:rsidP="000B65AB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B65A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21CB9995" wp14:editId="5F411871">
            <wp:extent cx="4714875" cy="4771825"/>
            <wp:effectExtent l="0" t="0" r="0" b="0"/>
            <wp:docPr id="177795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513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7449" cy="478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6E8D" w14:textId="1E93A9A4" w:rsidR="00D50B50" w:rsidRPr="000B65AB" w:rsidRDefault="000B65AB" w:rsidP="000B65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Разделил документ</w:t>
      </w:r>
    </w:p>
    <w:p w14:paraId="018E0080" w14:textId="77777777" w:rsidR="00D50B50" w:rsidRPr="00D50B50" w:rsidRDefault="00D50B50" w:rsidP="00D50B50">
      <w:pPr>
        <w:pStyle w:val="a8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lastRenderedPageBreak/>
        <w:t>Скройте и снова закрепите ленту (скриншот)</w:t>
      </w:r>
    </w:p>
    <w:p w14:paraId="5D54AD35" w14:textId="77777777" w:rsidR="000B65AB" w:rsidRPr="000B65AB" w:rsidRDefault="00D50B50" w:rsidP="000B65AB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65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B1CCBB" wp14:editId="0207EE11">
            <wp:extent cx="5940425" cy="579755"/>
            <wp:effectExtent l="0" t="0" r="0" b="0"/>
            <wp:docPr id="405972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729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E9EB" w14:textId="0065134F" w:rsidR="00D50B50" w:rsidRPr="000B65AB" w:rsidRDefault="000B65AB" w:rsidP="000B65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скрыл ленту</w:t>
      </w:r>
    </w:p>
    <w:p w14:paraId="40DBB7C9" w14:textId="77777777" w:rsidR="00D50B50" w:rsidRPr="00D50B50" w:rsidRDefault="00D50B50" w:rsidP="00D50B50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267009" w14:textId="49218AF4" w:rsidR="00D50B50" w:rsidRPr="00D50B50" w:rsidRDefault="00D50B50" w:rsidP="00D50B50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 xml:space="preserve">Через Файл – Параметры настройте время </w:t>
      </w:r>
      <w:r w:rsidRPr="00D50B50">
        <w:rPr>
          <w:rFonts w:ascii="Times New Roman" w:hAnsi="Times New Roman" w:cs="Times New Roman"/>
          <w:sz w:val="28"/>
          <w:szCs w:val="28"/>
        </w:rPr>
        <w:t>авто сохранения</w:t>
      </w:r>
      <w:r w:rsidRPr="00D50B50">
        <w:rPr>
          <w:rFonts w:ascii="Times New Roman" w:hAnsi="Times New Roman" w:cs="Times New Roman"/>
          <w:sz w:val="28"/>
          <w:szCs w:val="28"/>
        </w:rPr>
        <w:t xml:space="preserve"> каждого документа </w:t>
      </w:r>
      <w:r w:rsidRPr="00D50B50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D50B50">
        <w:rPr>
          <w:rFonts w:ascii="Times New Roman" w:hAnsi="Times New Roman" w:cs="Times New Roman"/>
          <w:sz w:val="28"/>
          <w:szCs w:val="28"/>
        </w:rPr>
        <w:t>.</w:t>
      </w:r>
    </w:p>
    <w:p w14:paraId="05A4F731" w14:textId="77777777" w:rsidR="00D50B50" w:rsidRPr="00D50B50" w:rsidRDefault="00D50B50" w:rsidP="00D50B50">
      <w:pPr>
        <w:pStyle w:val="a8"/>
        <w:rPr>
          <w:rFonts w:ascii="Times New Roman" w:hAnsi="Times New Roman" w:cs="Times New Roman"/>
          <w:sz w:val="28"/>
          <w:szCs w:val="28"/>
        </w:rPr>
      </w:pPr>
    </w:p>
    <w:p w14:paraId="0901FC21" w14:textId="77777777" w:rsidR="000B65AB" w:rsidRPr="000B65AB" w:rsidRDefault="00D50B50" w:rsidP="000B65AB">
      <w:pPr>
        <w:pStyle w:val="a8"/>
        <w:keepNext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0B65A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0544A446" wp14:editId="355EB759">
            <wp:extent cx="5940425" cy="2343150"/>
            <wp:effectExtent l="0" t="0" r="3175" b="0"/>
            <wp:docPr id="149800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022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D830" w14:textId="0150CB1F" w:rsidR="00D50B50" w:rsidRPr="000B65AB" w:rsidRDefault="000B65AB" w:rsidP="000B65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поставил авто сохранение</w:t>
      </w:r>
    </w:p>
    <w:p w14:paraId="6F91648E" w14:textId="77777777" w:rsidR="00D50B50" w:rsidRPr="00D50B50" w:rsidRDefault="00D50B50" w:rsidP="00D50B50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 xml:space="preserve">С помощью дополнительных настроек сделайте шрифт </w:t>
      </w:r>
      <w:r w:rsidRPr="00D50B50">
        <w:rPr>
          <w:rFonts w:ascii="Times New Roman" w:hAnsi="Times New Roman" w:cs="Times New Roman"/>
          <w:sz w:val="28"/>
          <w:szCs w:val="28"/>
          <w:lang w:val="en-US"/>
        </w:rPr>
        <w:t>Times</w:t>
      </w:r>
      <w:r w:rsidRPr="00D50B50">
        <w:rPr>
          <w:rFonts w:ascii="Times New Roman" w:hAnsi="Times New Roman" w:cs="Times New Roman"/>
          <w:sz w:val="28"/>
          <w:szCs w:val="28"/>
        </w:rPr>
        <w:t xml:space="preserve"> </w:t>
      </w:r>
      <w:r w:rsidRPr="00D50B5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D50B50">
        <w:rPr>
          <w:rFonts w:ascii="Times New Roman" w:hAnsi="Times New Roman" w:cs="Times New Roman"/>
          <w:sz w:val="28"/>
          <w:szCs w:val="28"/>
        </w:rPr>
        <w:t xml:space="preserve"> </w:t>
      </w:r>
      <w:r w:rsidRPr="00D50B50">
        <w:rPr>
          <w:rFonts w:ascii="Times New Roman" w:hAnsi="Times New Roman" w:cs="Times New Roman"/>
          <w:sz w:val="28"/>
          <w:szCs w:val="28"/>
          <w:lang w:val="en-US"/>
        </w:rPr>
        <w:t>Roman</w:t>
      </w:r>
      <w:r w:rsidRPr="00D50B50">
        <w:rPr>
          <w:rFonts w:ascii="Times New Roman" w:hAnsi="Times New Roman" w:cs="Times New Roman"/>
          <w:sz w:val="28"/>
          <w:szCs w:val="28"/>
        </w:rPr>
        <w:t xml:space="preserve"> 12 </w:t>
      </w:r>
      <w:proofErr w:type="spellStart"/>
      <w:r w:rsidRPr="00D50B50">
        <w:rPr>
          <w:rFonts w:ascii="Times New Roman" w:hAnsi="Times New Roman" w:cs="Times New Roman"/>
          <w:sz w:val="28"/>
          <w:szCs w:val="28"/>
        </w:rPr>
        <w:t>пт</w:t>
      </w:r>
      <w:proofErr w:type="spellEnd"/>
      <w:r w:rsidRPr="00D50B50">
        <w:rPr>
          <w:rFonts w:ascii="Times New Roman" w:hAnsi="Times New Roman" w:cs="Times New Roman"/>
          <w:sz w:val="28"/>
          <w:szCs w:val="28"/>
        </w:rPr>
        <w:t>, по умолчанию для всех документов.</w:t>
      </w:r>
    </w:p>
    <w:p w14:paraId="37CB817D" w14:textId="77777777" w:rsidR="00D50B50" w:rsidRPr="00D50B50" w:rsidRDefault="00D50B50" w:rsidP="00D50B5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8ABC55" w14:textId="77777777" w:rsidR="000B65AB" w:rsidRPr="000B65AB" w:rsidRDefault="00D50B50" w:rsidP="000B65AB">
      <w:pPr>
        <w:keepNext/>
        <w:jc w:val="center"/>
        <w:rPr>
          <w:rFonts w:ascii="Times New Roman" w:hAnsi="Times New Roman" w:cs="Times New Roman"/>
          <w:sz w:val="32"/>
          <w:szCs w:val="32"/>
        </w:rPr>
      </w:pPr>
      <w:r w:rsidRPr="00D50B5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AC985C" wp14:editId="315DAD25">
                <wp:simplePos x="0" y="0"/>
                <wp:positionH relativeFrom="column">
                  <wp:posOffset>3770803</wp:posOffset>
                </wp:positionH>
                <wp:positionV relativeFrom="paragraph">
                  <wp:posOffset>1931398</wp:posOffset>
                </wp:positionV>
                <wp:extent cx="73329" cy="307064"/>
                <wp:effectExtent l="57150" t="19050" r="41275" b="55245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29" cy="30706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F1A1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96.9pt;margin-top:152.1pt;width:5.75pt;height:2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 w:rsidRPr="00D50B5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C82A9C" wp14:editId="271793C7">
                <wp:simplePos x="0" y="0"/>
                <wp:positionH relativeFrom="column">
                  <wp:posOffset>3853197</wp:posOffset>
                </wp:positionH>
                <wp:positionV relativeFrom="paragraph">
                  <wp:posOffset>1597883</wp:posOffset>
                </wp:positionV>
                <wp:extent cx="810094" cy="349057"/>
                <wp:effectExtent l="19050" t="19050" r="47625" b="5143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094" cy="34905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8C1E7" id="Прямая со стрелкой 12" o:spid="_x0000_s1026" type="#_x0000_t32" style="position:absolute;margin-left:303.4pt;margin-top:125.8pt;width:63.8pt;height:2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" strokecolor="red" strokeweight="2.25pt">
                <v:stroke endarrow="block" joinstyle="miter"/>
              </v:shape>
            </w:pict>
          </mc:Fallback>
        </mc:AlternateContent>
      </w:r>
      <w:r w:rsidRPr="00D50B5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8D0725" wp14:editId="1357E5B8">
                <wp:simplePos x="0" y="0"/>
                <wp:positionH relativeFrom="column">
                  <wp:posOffset>5253091</wp:posOffset>
                </wp:positionH>
                <wp:positionV relativeFrom="paragraph">
                  <wp:posOffset>1834960</wp:posOffset>
                </wp:positionV>
                <wp:extent cx="603802" cy="348366"/>
                <wp:effectExtent l="38100" t="19050" r="25400" b="5207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802" cy="3483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DD733" id="Прямая со стрелкой 14" o:spid="_x0000_s1026" type="#_x0000_t32" style="position:absolute;margin-left:413.65pt;margin-top:144.5pt;width:47.55pt;height:27.4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" strokecolor="red" strokeweight="2.25pt">
                <v:stroke endarrow="block" joinstyle="miter"/>
              </v:shape>
            </w:pict>
          </mc:Fallback>
        </mc:AlternateContent>
      </w:r>
      <w:r w:rsidRPr="00D50B5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147E11" wp14:editId="63350AD2">
                <wp:simplePos x="0" y="0"/>
                <wp:positionH relativeFrom="column">
                  <wp:posOffset>3136521</wp:posOffset>
                </wp:positionH>
                <wp:positionV relativeFrom="paragraph">
                  <wp:posOffset>3100127</wp:posOffset>
                </wp:positionV>
                <wp:extent cx="325507" cy="464654"/>
                <wp:effectExtent l="19050" t="19050" r="55880" b="5016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07" cy="4646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5D317" id="Прямая со стрелкой 11" o:spid="_x0000_s1026" type="#_x0000_t32" style="position:absolute;margin-left:246.95pt;margin-top:244.1pt;width:25.65pt;height:36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 w:rsidRPr="00D50B5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ED006C" wp14:editId="1335D274">
                <wp:simplePos x="0" y="0"/>
                <wp:positionH relativeFrom="column">
                  <wp:posOffset>2774224</wp:posOffset>
                </wp:positionH>
                <wp:positionV relativeFrom="paragraph">
                  <wp:posOffset>2239810</wp:posOffset>
                </wp:positionV>
                <wp:extent cx="689334" cy="319875"/>
                <wp:effectExtent l="19050" t="19050" r="53975" b="4254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334" cy="319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E789C" id="Прямая со стрелкой 15" o:spid="_x0000_s1026" type="#_x0000_t32" style="position:absolute;margin-left:218.45pt;margin-top:176.35pt;width:54.3pt;height:25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" strokecolor="red" strokeweight="2.25pt">
                <v:stroke endarrow="block" joinstyle="miter"/>
              </v:shape>
            </w:pict>
          </mc:Fallback>
        </mc:AlternateContent>
      </w:r>
      <w:r w:rsidRPr="00D50B50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D76DDB" wp14:editId="6D9E297F">
                <wp:simplePos x="0" y="0"/>
                <wp:positionH relativeFrom="column">
                  <wp:posOffset>1478676</wp:posOffset>
                </wp:positionH>
                <wp:positionV relativeFrom="paragraph">
                  <wp:posOffset>907745</wp:posOffset>
                </wp:positionV>
                <wp:extent cx="742121" cy="218661"/>
                <wp:effectExtent l="19050" t="57150" r="20320" b="2921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121" cy="21866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09889" id="Прямая со стрелкой 10" o:spid="_x0000_s1026" type="#_x0000_t32" style="position:absolute;margin-left:116.45pt;margin-top:71.5pt;width:58.45pt;height:17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" strokecolor="red" strokeweight="2.25pt">
                <v:stroke endarrow="block" joinstyle="miter"/>
              </v:shape>
            </w:pict>
          </mc:Fallback>
        </mc:AlternateContent>
      </w:r>
      <w:r w:rsidRPr="00D50B5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B65AB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7AADD27" wp14:editId="20F3104A">
            <wp:extent cx="5940425" cy="4156710"/>
            <wp:effectExtent l="0" t="0" r="3175" b="0"/>
            <wp:docPr id="2010341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41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7373" w14:textId="79F16F94" w:rsidR="00D50B50" w:rsidRPr="000B65AB" w:rsidRDefault="000B65AB" w:rsidP="000B65AB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0B65A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B65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Сделал шрифт по умолчанию</w:t>
      </w:r>
    </w:p>
    <w:p w14:paraId="71E0D0DA" w14:textId="77777777" w:rsidR="00D50B50" w:rsidRPr="00D50B50" w:rsidRDefault="00D50B50" w:rsidP="00D50B50">
      <w:pPr>
        <w:rPr>
          <w:rFonts w:ascii="Times New Roman" w:hAnsi="Times New Roman" w:cs="Times New Roman"/>
          <w:sz w:val="28"/>
          <w:szCs w:val="28"/>
        </w:rPr>
      </w:pPr>
    </w:p>
    <w:p w14:paraId="58B91F60" w14:textId="1160C363" w:rsidR="00D50B50" w:rsidRPr="00D50B50" w:rsidRDefault="00D50B50" w:rsidP="00D50B50">
      <w:pPr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>Вывод: изучили вкладки «</w:t>
      </w:r>
      <w:r w:rsidRPr="00D50B50">
        <w:rPr>
          <w:rFonts w:ascii="Times New Roman" w:hAnsi="Times New Roman" w:cs="Times New Roman"/>
          <w:b/>
          <w:sz w:val="28"/>
          <w:szCs w:val="28"/>
        </w:rPr>
        <w:t>Рецензирование, Вид»</w:t>
      </w:r>
      <w:r w:rsidRPr="00D50B50">
        <w:rPr>
          <w:rFonts w:ascii="Times New Roman" w:hAnsi="Times New Roman" w:cs="Times New Roman"/>
          <w:sz w:val="28"/>
          <w:szCs w:val="28"/>
        </w:rPr>
        <w:t xml:space="preserve"> и </w:t>
      </w:r>
      <w:r w:rsidRPr="00D50B50">
        <w:rPr>
          <w:rFonts w:ascii="Times New Roman" w:hAnsi="Times New Roman" w:cs="Times New Roman"/>
          <w:sz w:val="28"/>
          <w:szCs w:val="28"/>
        </w:rPr>
        <w:t>научились работать</w:t>
      </w:r>
      <w:r w:rsidRPr="00D50B50">
        <w:rPr>
          <w:rFonts w:ascii="Times New Roman" w:hAnsi="Times New Roman" w:cs="Times New Roman"/>
          <w:sz w:val="28"/>
          <w:szCs w:val="28"/>
        </w:rPr>
        <w:t xml:space="preserve"> с их функциями.</w:t>
      </w:r>
    </w:p>
    <w:p w14:paraId="50F57A2B" w14:textId="77777777" w:rsidR="00D50B50" w:rsidRPr="00D50B50" w:rsidRDefault="00D50B50" w:rsidP="00D50B50">
      <w:pPr>
        <w:rPr>
          <w:rFonts w:ascii="Times New Roman" w:hAnsi="Times New Roman" w:cs="Times New Roman"/>
          <w:sz w:val="28"/>
          <w:szCs w:val="28"/>
        </w:rPr>
      </w:pPr>
    </w:p>
    <w:p w14:paraId="745CAAB8" w14:textId="77777777" w:rsidR="00D50B50" w:rsidRPr="00D50B50" w:rsidRDefault="00D50B50" w:rsidP="00D50B50">
      <w:pPr>
        <w:pStyle w:val="a8"/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0B5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476211" w14:textId="77777777" w:rsidR="00D50B50" w:rsidRPr="00D50B50" w:rsidRDefault="00D50B50" w:rsidP="00983885">
      <w:pPr>
        <w:rPr>
          <w:rFonts w:ascii="Times New Roman" w:hAnsi="Times New Roman" w:cs="Times New Roman"/>
          <w:sz w:val="28"/>
          <w:szCs w:val="28"/>
        </w:rPr>
      </w:pPr>
    </w:p>
    <w:sectPr w:rsidR="00D50B50" w:rsidRPr="00D50B50" w:rsidSect="00A2521B">
      <w:headerReference w:type="default" r:id="rId27"/>
      <w:footerReference w:type="default" r:id="rId28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2802A" w14:textId="77777777" w:rsidR="00141C5F" w:rsidRDefault="00141C5F" w:rsidP="00C166D9">
      <w:pPr>
        <w:spacing w:after="0" w:line="240" w:lineRule="auto"/>
      </w:pPr>
      <w:r>
        <w:separator/>
      </w:r>
    </w:p>
  </w:endnote>
  <w:endnote w:type="continuationSeparator" w:id="0">
    <w:p w14:paraId="5AB2A1FF" w14:textId="77777777" w:rsidR="00141C5F" w:rsidRDefault="00141C5F" w:rsidP="00C16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48FA5" w14:textId="77777777" w:rsidR="00C166D9" w:rsidRPr="00C166D9" w:rsidRDefault="00C166D9" w:rsidP="00C166D9">
    <w:pPr>
      <w:pStyle w:val="a5"/>
      <w:jc w:val="center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A834B" w14:textId="77777777" w:rsidR="00141C5F" w:rsidRDefault="00141C5F" w:rsidP="00C166D9">
      <w:pPr>
        <w:spacing w:after="0" w:line="240" w:lineRule="auto"/>
      </w:pPr>
      <w:r>
        <w:separator/>
      </w:r>
    </w:p>
  </w:footnote>
  <w:footnote w:type="continuationSeparator" w:id="0">
    <w:p w14:paraId="0EB24944" w14:textId="77777777" w:rsidR="00141C5F" w:rsidRDefault="00141C5F" w:rsidP="00C16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69480" w14:textId="77777777" w:rsidR="00C166D9" w:rsidRPr="00C166D9" w:rsidRDefault="00C166D9" w:rsidP="00C166D9">
    <w:pPr>
      <w:pStyle w:val="a3"/>
      <w:jc w:val="center"/>
      <w:rPr>
        <w:rFonts w:ascii="Times New Roman" w:hAnsi="Times New Roman" w:cs="Times New Roman"/>
        <w:color w:val="FF0000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1E2D"/>
    <w:multiLevelType w:val="hybridMultilevel"/>
    <w:tmpl w:val="82E63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57684"/>
    <w:multiLevelType w:val="hybridMultilevel"/>
    <w:tmpl w:val="67B06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DE7DFC"/>
    <w:multiLevelType w:val="hybridMultilevel"/>
    <w:tmpl w:val="D8D291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D12ACB"/>
    <w:multiLevelType w:val="multilevel"/>
    <w:tmpl w:val="11B22F3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338846732">
    <w:abstractNumId w:val="3"/>
  </w:num>
  <w:num w:numId="2" w16cid:durableId="1886016157">
    <w:abstractNumId w:val="0"/>
  </w:num>
  <w:num w:numId="3" w16cid:durableId="1625501235">
    <w:abstractNumId w:val="1"/>
  </w:num>
  <w:num w:numId="4" w16cid:durableId="9020543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ocker Face Mudak">
    <w15:presenceInfo w15:providerId="None" w15:userId="Shocker Face Muda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7B5"/>
    <w:rsid w:val="000B65AB"/>
    <w:rsid w:val="00141C5F"/>
    <w:rsid w:val="001A375A"/>
    <w:rsid w:val="00266E0F"/>
    <w:rsid w:val="00463E31"/>
    <w:rsid w:val="00527D89"/>
    <w:rsid w:val="007D7FD3"/>
    <w:rsid w:val="0083648F"/>
    <w:rsid w:val="00875A80"/>
    <w:rsid w:val="00910972"/>
    <w:rsid w:val="009128A1"/>
    <w:rsid w:val="0092154B"/>
    <w:rsid w:val="00983885"/>
    <w:rsid w:val="00985FBD"/>
    <w:rsid w:val="009F303C"/>
    <w:rsid w:val="00A2521B"/>
    <w:rsid w:val="00A960D7"/>
    <w:rsid w:val="00BC77C2"/>
    <w:rsid w:val="00C166D9"/>
    <w:rsid w:val="00C54AD1"/>
    <w:rsid w:val="00D27636"/>
    <w:rsid w:val="00D427B5"/>
    <w:rsid w:val="00D50B50"/>
    <w:rsid w:val="00FD1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6B7107"/>
  <w15:chartTrackingRefBased/>
  <w15:docId w15:val="{7188E7EB-D113-42CA-B577-0CBA9BF95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66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166D9"/>
  </w:style>
  <w:style w:type="paragraph" w:styleId="a5">
    <w:name w:val="footer"/>
    <w:basedOn w:val="a"/>
    <w:link w:val="a6"/>
    <w:uiPriority w:val="99"/>
    <w:unhideWhenUsed/>
    <w:rsid w:val="00C166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166D9"/>
  </w:style>
  <w:style w:type="table" w:styleId="a7">
    <w:name w:val="Table Grid"/>
    <w:basedOn w:val="a1"/>
    <w:uiPriority w:val="39"/>
    <w:rsid w:val="00C16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FD1698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FD169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Normal (Web)"/>
    <w:basedOn w:val="a"/>
    <w:uiPriority w:val="99"/>
    <w:unhideWhenUsed/>
    <w:rsid w:val="00D50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8595C-27F7-4E0B-82BF-254B93AC0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743</Words>
  <Characters>4439</Characters>
  <Application>Microsoft Office Word</Application>
  <DocSecurity>0</DocSecurity>
  <Lines>143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Belkan</dc:creator>
  <cp:keywords/>
  <dc:description/>
  <cp:lastModifiedBy>Shocker Face Mudak</cp:lastModifiedBy>
  <cp:revision>2</cp:revision>
  <dcterms:created xsi:type="dcterms:W3CDTF">2023-11-24T12:06:00Z</dcterms:created>
  <dcterms:modified xsi:type="dcterms:W3CDTF">2023-11-24T12:06:00Z</dcterms:modified>
</cp:coreProperties>
</file>