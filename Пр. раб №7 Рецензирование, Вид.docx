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A1F62" w14:textId="10601F22" w:rsidR="00D6077E" w:rsidRDefault="00D6077E" w:rsidP="00D8537A">
      <w:pPr>
        <w:jc w:val="center"/>
        <w:rPr>
          <w:szCs w:val="28"/>
        </w:rPr>
      </w:pPr>
      <w:r>
        <w:rPr>
          <w:szCs w:val="28"/>
        </w:rPr>
        <w:t>Практическая работа №</w:t>
      </w:r>
      <w:r w:rsidR="00603C9C">
        <w:rPr>
          <w:szCs w:val="28"/>
        </w:rPr>
        <w:t>6</w:t>
      </w:r>
    </w:p>
    <w:p w14:paraId="4C084CF2" w14:textId="3896A616" w:rsidR="008F4693" w:rsidRPr="00B22402" w:rsidRDefault="00D6077E" w:rsidP="00D8537A">
      <w:pPr>
        <w:jc w:val="center"/>
        <w:rPr>
          <w:szCs w:val="28"/>
        </w:rPr>
      </w:pPr>
      <w:r>
        <w:rPr>
          <w:szCs w:val="28"/>
          <w:lang w:val="en-US"/>
        </w:rPr>
        <w:t>MS</w:t>
      </w:r>
      <w:r w:rsidRPr="00D6077E">
        <w:rPr>
          <w:szCs w:val="28"/>
        </w:rPr>
        <w:t xml:space="preserve"> </w:t>
      </w:r>
      <w:r>
        <w:rPr>
          <w:szCs w:val="28"/>
          <w:lang w:val="en-US"/>
        </w:rPr>
        <w:t>Word</w:t>
      </w:r>
      <w:r>
        <w:rPr>
          <w:szCs w:val="28"/>
        </w:rPr>
        <w:t xml:space="preserve"> </w:t>
      </w:r>
      <w:r w:rsidR="008A48AB" w:rsidRPr="00B22402">
        <w:rPr>
          <w:szCs w:val="28"/>
        </w:rPr>
        <w:t>«</w:t>
      </w:r>
      <w:r w:rsidR="00D8537A" w:rsidRPr="00B22402">
        <w:rPr>
          <w:szCs w:val="28"/>
        </w:rPr>
        <w:t>Рецензирование, Вид</w:t>
      </w:r>
      <w:r w:rsidR="008A48AB" w:rsidRPr="00B22402">
        <w:rPr>
          <w:szCs w:val="28"/>
        </w:rPr>
        <w:t>»</w:t>
      </w:r>
    </w:p>
    <w:p w14:paraId="74F6BBFC" w14:textId="1C3CDA55" w:rsidR="00D6077E" w:rsidRDefault="00D6077E" w:rsidP="00603C9C">
      <w:pPr>
        <w:spacing w:line="360" w:lineRule="auto"/>
        <w:ind w:firstLine="708"/>
        <w:jc w:val="both"/>
      </w:pPr>
      <w:r>
        <w:t>Цель работы: изучить вкладки «</w:t>
      </w:r>
      <w:r>
        <w:rPr>
          <w:b/>
        </w:rPr>
        <w:t>Рецензирование, Вид»</w:t>
      </w:r>
      <w:r>
        <w:t xml:space="preserve"> и научиться работать с их функциями.</w:t>
      </w:r>
    </w:p>
    <w:p w14:paraId="0A356228" w14:textId="77777777" w:rsidR="00CF44C4" w:rsidRDefault="00CF44C4" w:rsidP="001070F5">
      <w:pPr>
        <w:spacing w:after="0"/>
        <w:rPr>
          <w:b/>
          <w:bCs/>
          <w:u w:val="single"/>
        </w:rPr>
      </w:pPr>
    </w:p>
    <w:p w14:paraId="2FFF2932" w14:textId="25E98238" w:rsidR="00D6077E" w:rsidRPr="00CF44C4" w:rsidRDefault="00CF44C4" w:rsidP="00BB0E84">
      <w:pPr>
        <w:rPr>
          <w:b/>
          <w:bCs/>
          <w:u w:val="single"/>
        </w:rPr>
      </w:pPr>
      <w:r w:rsidRPr="0010343D">
        <w:rPr>
          <w:b/>
          <w:bCs/>
          <w:u w:val="single"/>
        </w:rPr>
        <w:t>Выполнение работы:</w:t>
      </w:r>
    </w:p>
    <w:p w14:paraId="342A3A9B" w14:textId="71DCAAD2" w:rsidR="00BB0E84" w:rsidRDefault="00062B88" w:rsidP="00BB0E84">
      <w:pPr>
        <w:rPr>
          <w:b/>
          <w:bCs/>
        </w:rPr>
      </w:pPr>
      <w:r>
        <w:t>Работа с вкладкой</w:t>
      </w:r>
      <w:r w:rsidR="00BB0E84" w:rsidRPr="00BB0E84">
        <w:rPr>
          <w:b/>
          <w:bCs/>
        </w:rPr>
        <w:t xml:space="preserve"> </w:t>
      </w:r>
      <w:r>
        <w:rPr>
          <w:b/>
          <w:bCs/>
        </w:rPr>
        <w:t>«</w:t>
      </w:r>
      <w:r w:rsidR="00BB0E84">
        <w:rPr>
          <w:b/>
          <w:bCs/>
        </w:rPr>
        <w:t>Рецензирование</w:t>
      </w:r>
      <w:r>
        <w:rPr>
          <w:b/>
          <w:bCs/>
        </w:rPr>
        <w:t>»</w:t>
      </w:r>
    </w:p>
    <w:p w14:paraId="14175457" w14:textId="5C40DFFF" w:rsidR="00BD57EB" w:rsidRDefault="00062B88" w:rsidP="00BD57EB">
      <w:pPr>
        <w:pStyle w:val="a3"/>
        <w:numPr>
          <w:ilvl w:val="0"/>
          <w:numId w:val="2"/>
        </w:numPr>
        <w:spacing w:line="360" w:lineRule="auto"/>
        <w:rPr>
          <w:bCs/>
        </w:rPr>
      </w:pPr>
      <w:r>
        <w:rPr>
          <w:bCs/>
        </w:rPr>
        <w:t>Вставьт</w:t>
      </w:r>
      <w:r w:rsidR="00603C9C">
        <w:rPr>
          <w:bCs/>
        </w:rPr>
        <w:t>е любой текст до конца текущей страницы</w:t>
      </w:r>
    </w:p>
    <w:p w14:paraId="3452EC10" w14:textId="77777777" w:rsidR="0010594C" w:rsidRDefault="0010594C" w:rsidP="0010594C">
      <w:pPr>
        <w:pStyle w:val="af4"/>
        <w:shd w:val="clear" w:color="auto" w:fill="FFFFFF"/>
        <w:spacing w:before="0" w:beforeAutospacing="0" w:after="300" w:afterAutospacing="0"/>
        <w:ind w:left="72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Что же было до появления первых автомобилей? Для того чтобы ответить на этот вопрос, придется вернуться к тому времени, когда человек не очень отличался от других представителей животного мира. В истории человечества этот период называется «до нашей эры», а человек, живший в то время, — первобытным. Однако, даже у первобытного человека часто возникала потребность переносить с места на место всевозможные предметы. При этом, естественно, хотелось сделать это как можно быстрее и с наименьшими затратами. В первую очередь, такая потребность возникала во время охоты. В погоне за дикими животными охотник уходил довольно далеко от стоянки своего племени, и ему приходилось нести убитого зверя на плечах. Это был тяжелый и длительный процесс, перечеркивающий радость удачной охоты. Пришлось искать более легкие способы переноса добычи.</w:t>
      </w:r>
    </w:p>
    <w:p w14:paraId="6C36EBD7" w14:textId="77777777" w:rsidR="0010594C" w:rsidRDefault="0010594C" w:rsidP="0010594C">
      <w:pPr>
        <w:pStyle w:val="af4"/>
        <w:shd w:val="clear" w:color="auto" w:fill="FFFFFF"/>
        <w:spacing w:before="0" w:beforeAutospacing="0" w:after="300" w:afterAutospacing="0"/>
        <w:ind w:left="72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Все началось с колеса. Люди не только охотились, они стали засевать поля, разводить скот, строить большие поселения, а потом и города; началась торговля камнем, лесом, зерном... При этом людям приходилось перемещать огромные тяжести на большие расстояния. И идея колеса не могла не родиться.</w:t>
      </w:r>
    </w:p>
    <w:p w14:paraId="120282A1" w14:textId="77777777" w:rsidR="0010594C" w:rsidRDefault="0010594C" w:rsidP="0010594C">
      <w:pPr>
        <w:pStyle w:val="af4"/>
        <w:shd w:val="clear" w:color="auto" w:fill="FFFFFF"/>
        <w:spacing w:before="0" w:beforeAutospacing="0" w:after="300" w:afterAutospacing="0"/>
        <w:ind w:left="72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Колесо — диск или обод со спицами, вращающийся на оси. Изобретено на Древнем Востоке в 4-м тысячелетии до н.э. Представляло собой диск, изготовленный из дерева или камня. Колесо со спицами и гнутым ободом появилось во 2-м тысячелетии до н. э.</w:t>
      </w:r>
    </w:p>
    <w:p w14:paraId="055A2725" w14:textId="01FB8440" w:rsidR="0010594C" w:rsidRDefault="0010594C" w:rsidP="0010594C">
      <w:pPr>
        <w:pStyle w:val="af4"/>
        <w:shd w:val="clear" w:color="auto" w:fill="FFFFFF"/>
        <w:spacing w:before="0" w:beforeAutospacing="0" w:after="300" w:afterAutospacing="0"/>
        <w:ind w:left="72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 xml:space="preserve">Человечество всю свою историю стремилось не только облегчить свой труд, но и уменьшить </w:t>
      </w:r>
      <w:r>
        <w:rPr>
          <w:rFonts w:ascii="Open Sans" w:hAnsi="Open Sans" w:cs="Open Sans"/>
          <w:color w:val="333333"/>
          <w:sz w:val="21"/>
          <w:szCs w:val="21"/>
        </w:rPr>
        <w:t>время,</w:t>
      </w:r>
      <w:r>
        <w:rPr>
          <w:rFonts w:ascii="Open Sans" w:hAnsi="Open Sans" w:cs="Open Sans"/>
          <w:color w:val="333333"/>
          <w:sz w:val="21"/>
          <w:szCs w:val="21"/>
        </w:rPr>
        <w:t xml:space="preserve"> проведенное в пути, добираясь из «точки А в точку Б». И ведь действительно, человек не остановился на изобретении колеса, ему не хотелось самому передвигать грузы, телеги, тачки, и тогда он стал использовать прирученных животных, в частности </w:t>
      </w:r>
      <w:r>
        <w:rPr>
          <w:rFonts w:ascii="Open Sans" w:hAnsi="Open Sans" w:cs="Open Sans"/>
          <w:color w:val="333333"/>
          <w:sz w:val="21"/>
          <w:szCs w:val="21"/>
        </w:rPr>
        <w:t>лошадей, буйволов</w:t>
      </w:r>
      <w:r>
        <w:rPr>
          <w:rFonts w:ascii="Open Sans" w:hAnsi="Open Sans" w:cs="Open Sans"/>
          <w:color w:val="333333"/>
          <w:sz w:val="21"/>
          <w:szCs w:val="21"/>
        </w:rPr>
        <w:t>, которых впрягал в повозку или сани.</w:t>
      </w:r>
    </w:p>
    <w:p w14:paraId="6E9C62F2" w14:textId="77777777" w:rsidR="0010594C" w:rsidRDefault="0010594C" w:rsidP="0010594C">
      <w:pPr>
        <w:pStyle w:val="af4"/>
        <w:shd w:val="clear" w:color="auto" w:fill="FFFFFF"/>
        <w:spacing w:before="0" w:beforeAutospacing="0" w:after="300" w:afterAutospacing="0"/>
        <w:ind w:left="72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Самым древним средством передвижения считаются сани, хотя в некоторых местах такой способ передвижения используется и поныне. Раньше в России для передвижения по бездорожью, не только зимой, но и летом применялись повозки, похожие на сани, которые назывались волокушами.</w:t>
      </w:r>
    </w:p>
    <w:p w14:paraId="2FC2D682" w14:textId="438871E8" w:rsidR="0010594C" w:rsidRDefault="0010594C" w:rsidP="0010594C">
      <w:pPr>
        <w:pStyle w:val="af4"/>
        <w:shd w:val="clear" w:color="auto" w:fill="FFFFFF"/>
        <w:spacing w:before="0" w:beforeAutospacing="0" w:after="300" w:afterAutospacing="0"/>
        <w:ind w:left="72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lastRenderedPageBreak/>
        <w:t xml:space="preserve">Затем человек </w:t>
      </w:r>
      <w:del w:id="0" w:author="Shocker Face Mudak" w:date="2023-11-24T14:31:00Z">
        <w:r w:rsidDel="0010594C">
          <w:rPr>
            <w:rFonts w:ascii="Open Sans" w:hAnsi="Open Sans" w:cs="Open Sans"/>
            <w:color w:val="333333"/>
            <w:sz w:val="21"/>
            <w:szCs w:val="21"/>
          </w:rPr>
          <w:delText xml:space="preserve">придумал </w:delText>
        </w:r>
      </w:del>
      <w:r>
        <w:rPr>
          <w:rFonts w:ascii="Open Sans" w:hAnsi="Open Sans" w:cs="Open Sans"/>
          <w:color w:val="333333"/>
          <w:sz w:val="21"/>
          <w:szCs w:val="21"/>
        </w:rPr>
        <w:t xml:space="preserve">повозку. И жизнь его значительно облегчилась: стало возможным перевозить тяжести с места на место, обрабатывать землю, затрачивая меньше сил, передвигаться </w:t>
      </w:r>
      <w:del w:id="1" w:author="Shocker Face Mudak" w:date="2023-11-24T14:31:00Z">
        <w:r w:rsidDel="0010594C">
          <w:rPr>
            <w:rFonts w:ascii="Open Sans" w:hAnsi="Open Sans" w:cs="Open Sans"/>
            <w:color w:val="333333"/>
            <w:sz w:val="21"/>
            <w:szCs w:val="21"/>
          </w:rPr>
          <w:delText xml:space="preserve">на большие </w:delText>
        </w:r>
      </w:del>
      <w:r>
        <w:rPr>
          <w:rFonts w:ascii="Open Sans" w:hAnsi="Open Sans" w:cs="Open Sans"/>
          <w:color w:val="333333"/>
          <w:sz w:val="21"/>
          <w:szCs w:val="21"/>
        </w:rPr>
        <w:t>расстояния быстрее.</w:t>
      </w:r>
    </w:p>
    <w:p w14:paraId="44B4C13A" w14:textId="77777777" w:rsidR="0010594C" w:rsidRDefault="0010594C" w:rsidP="0010594C">
      <w:pPr>
        <w:pStyle w:val="af4"/>
        <w:shd w:val="clear" w:color="auto" w:fill="FFFFFF"/>
        <w:spacing w:before="0" w:beforeAutospacing="0" w:after="300" w:afterAutospacing="0"/>
        <w:ind w:left="720"/>
        <w:rPr>
          <w:rFonts w:ascii="Open Sans" w:hAnsi="Open Sans" w:cs="Open Sans"/>
          <w:color w:val="333333"/>
          <w:sz w:val="21"/>
          <w:szCs w:val="21"/>
        </w:rPr>
      </w:pPr>
    </w:p>
    <w:p w14:paraId="4892E602" w14:textId="2DBC0381" w:rsidR="0010594C" w:rsidRDefault="0010594C" w:rsidP="0010594C">
      <w:pPr>
        <w:pStyle w:val="af4"/>
        <w:shd w:val="clear" w:color="auto" w:fill="FFFFFF"/>
        <w:spacing w:before="0" w:beforeAutospacing="0" w:after="300" w:afterAutospacing="0"/>
        <w:ind w:left="72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Полотенце</w:t>
      </w:r>
    </w:p>
    <w:p w14:paraId="215F2191" w14:textId="3A155CCB" w:rsidR="0010594C" w:rsidRDefault="0010594C" w:rsidP="0010594C">
      <w:pPr>
        <w:pStyle w:val="af4"/>
        <w:shd w:val="clear" w:color="auto" w:fill="FFFFFF"/>
        <w:spacing w:before="0" w:beforeAutospacing="0" w:after="300" w:afterAutospacing="0"/>
        <w:ind w:left="72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Машина</w:t>
      </w:r>
    </w:p>
    <w:p w14:paraId="79DD2D3E" w14:textId="570A10B0" w:rsidR="0010594C" w:rsidRDefault="0010594C" w:rsidP="0010594C">
      <w:pPr>
        <w:pStyle w:val="af4"/>
        <w:shd w:val="clear" w:color="auto" w:fill="FFFFFF"/>
        <w:spacing w:before="0" w:beforeAutospacing="0" w:after="300" w:afterAutospacing="0"/>
        <w:ind w:left="72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Класс</w:t>
      </w:r>
    </w:p>
    <w:p w14:paraId="3E020C42" w14:textId="18E96F59" w:rsidR="0010594C" w:rsidRDefault="0010594C" w:rsidP="0010594C">
      <w:pPr>
        <w:pStyle w:val="af4"/>
        <w:shd w:val="clear" w:color="auto" w:fill="FFFFFF"/>
        <w:spacing w:before="0" w:beforeAutospacing="0" w:after="300" w:afterAutospacing="0"/>
        <w:ind w:left="72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Телефон</w:t>
      </w:r>
    </w:p>
    <w:p w14:paraId="28AE7B73" w14:textId="16DCBAAC" w:rsidR="00BB0E84" w:rsidRDefault="00603C9C" w:rsidP="00B538B6">
      <w:pPr>
        <w:pStyle w:val="af4"/>
        <w:shd w:val="clear" w:color="auto" w:fill="FFFFFF"/>
        <w:spacing w:before="0" w:beforeAutospacing="0" w:after="300" w:afterAutospacing="0"/>
        <w:ind w:left="720"/>
      </w:pPr>
      <w:r>
        <w:t>Н</w:t>
      </w:r>
      <w:r w:rsidR="00BB0E84">
        <w:t>апиш</w:t>
      </w:r>
      <w:r w:rsidR="00B22402">
        <w:t>ите</w:t>
      </w:r>
      <w:r w:rsidR="00BB0E84">
        <w:t xml:space="preserve"> </w:t>
      </w:r>
      <w:r w:rsidR="00B22402">
        <w:t>4</w:t>
      </w:r>
      <w:r w:rsidR="00BB0E84">
        <w:t xml:space="preserve"> слов</w:t>
      </w:r>
      <w:r w:rsidR="00B22402">
        <w:t>а</w:t>
      </w:r>
      <w:r w:rsidR="00BB0E84">
        <w:t xml:space="preserve"> с ошибками</w:t>
      </w:r>
    </w:p>
    <w:p w14:paraId="33C52C84" w14:textId="6DF24DE1" w:rsidR="00BD57EB" w:rsidRDefault="00BB0E84" w:rsidP="00F406E9">
      <w:pPr>
        <w:pStyle w:val="a3"/>
        <w:numPr>
          <w:ilvl w:val="0"/>
          <w:numId w:val="2"/>
        </w:numPr>
        <w:spacing w:line="360" w:lineRule="auto"/>
        <w:jc w:val="both"/>
      </w:pPr>
      <w:r>
        <w:t>С помощью функции правописание и</w:t>
      </w:r>
      <w:r w:rsidR="00B22402">
        <w:t>ли</w:t>
      </w:r>
      <w:r>
        <w:t xml:space="preserve"> кликом </w:t>
      </w:r>
      <w:proofErr w:type="spellStart"/>
      <w:r w:rsidR="00062B88">
        <w:t>пкм</w:t>
      </w:r>
      <w:proofErr w:type="spellEnd"/>
      <w:r>
        <w:t xml:space="preserve"> по неправильному слову </w:t>
      </w:r>
      <w:r w:rsidR="00B22402">
        <w:t xml:space="preserve">покажите варианты исправления </w:t>
      </w:r>
      <w:r w:rsidR="00603C9C">
        <w:t>(4 скриншота)</w:t>
      </w:r>
    </w:p>
    <w:p w14:paraId="2C8B29B7" w14:textId="55A5FB2B" w:rsidR="0010594C" w:rsidRDefault="0010594C" w:rsidP="0010594C">
      <w:pPr>
        <w:pStyle w:val="a3"/>
        <w:spacing w:line="360" w:lineRule="auto"/>
        <w:jc w:val="both"/>
      </w:pPr>
      <w:r w:rsidRPr="0010594C">
        <w:drawing>
          <wp:inline distT="0" distB="0" distL="0" distR="0" wp14:anchorId="73618A5D" wp14:editId="000604F4">
            <wp:extent cx="2019582" cy="2324424"/>
            <wp:effectExtent l="0" t="0" r="0" b="0"/>
            <wp:docPr id="1480916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168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0594C">
        <w:drawing>
          <wp:inline distT="0" distB="0" distL="0" distR="0" wp14:anchorId="5BA183E6" wp14:editId="5E4E023E">
            <wp:extent cx="2000529" cy="1838582"/>
            <wp:effectExtent l="0" t="0" r="0" b="9525"/>
            <wp:docPr id="448771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710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5AEB" w14:textId="5C96C9BF" w:rsidR="0010594C" w:rsidRDefault="0010594C" w:rsidP="0010594C">
      <w:pPr>
        <w:pStyle w:val="a3"/>
        <w:spacing w:line="360" w:lineRule="auto"/>
        <w:jc w:val="both"/>
      </w:pPr>
      <w:r w:rsidRPr="0010594C">
        <w:drawing>
          <wp:inline distT="0" distB="0" distL="0" distR="0" wp14:anchorId="7F916BF1" wp14:editId="08E7066C">
            <wp:extent cx="1876687" cy="1886213"/>
            <wp:effectExtent l="0" t="0" r="9525" b="0"/>
            <wp:docPr id="288640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40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594C">
        <w:drawing>
          <wp:inline distT="0" distB="0" distL="0" distR="0" wp14:anchorId="1FC68A37" wp14:editId="1EB1340D">
            <wp:extent cx="2391109" cy="1133633"/>
            <wp:effectExtent l="0" t="0" r="9525" b="9525"/>
            <wp:docPr id="972234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34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6C9C" w14:textId="77777777" w:rsidR="0010594C" w:rsidRDefault="0010594C" w:rsidP="0010594C">
      <w:pPr>
        <w:pStyle w:val="a3"/>
        <w:spacing w:line="360" w:lineRule="auto"/>
        <w:jc w:val="both"/>
      </w:pPr>
    </w:p>
    <w:p w14:paraId="350BF4F5" w14:textId="77777777" w:rsidR="0010594C" w:rsidRDefault="0010594C" w:rsidP="0010594C">
      <w:pPr>
        <w:pStyle w:val="a3"/>
        <w:spacing w:line="360" w:lineRule="auto"/>
        <w:jc w:val="both"/>
      </w:pPr>
    </w:p>
    <w:p w14:paraId="5AFE6C32" w14:textId="77777777" w:rsidR="0010594C" w:rsidRDefault="0010594C" w:rsidP="0010594C">
      <w:pPr>
        <w:pStyle w:val="a3"/>
        <w:spacing w:line="360" w:lineRule="auto"/>
        <w:jc w:val="both"/>
      </w:pPr>
    </w:p>
    <w:p w14:paraId="51D1BE1B" w14:textId="77777777" w:rsidR="0010594C" w:rsidRDefault="0010594C" w:rsidP="0010594C">
      <w:pPr>
        <w:pStyle w:val="a3"/>
        <w:spacing w:line="360" w:lineRule="auto"/>
        <w:jc w:val="both"/>
      </w:pPr>
    </w:p>
    <w:p w14:paraId="06F881DD" w14:textId="77777777" w:rsidR="0010594C" w:rsidRDefault="0010594C" w:rsidP="0010594C">
      <w:pPr>
        <w:pStyle w:val="a3"/>
        <w:spacing w:line="360" w:lineRule="auto"/>
        <w:jc w:val="both"/>
      </w:pPr>
    </w:p>
    <w:p w14:paraId="592B232D" w14:textId="77777777" w:rsidR="0010594C" w:rsidRDefault="0010594C" w:rsidP="0010594C">
      <w:pPr>
        <w:pStyle w:val="a3"/>
        <w:spacing w:line="360" w:lineRule="auto"/>
        <w:jc w:val="both"/>
      </w:pPr>
    </w:p>
    <w:p w14:paraId="522739BB" w14:textId="77777777" w:rsidR="0010594C" w:rsidRDefault="0010594C" w:rsidP="0010594C">
      <w:pPr>
        <w:pStyle w:val="a3"/>
        <w:spacing w:line="360" w:lineRule="auto"/>
        <w:jc w:val="both"/>
      </w:pPr>
    </w:p>
    <w:p w14:paraId="4991A41E" w14:textId="77777777" w:rsidR="0010594C" w:rsidRDefault="0010594C" w:rsidP="0010594C">
      <w:pPr>
        <w:pStyle w:val="a3"/>
        <w:spacing w:line="360" w:lineRule="auto"/>
        <w:jc w:val="both"/>
      </w:pPr>
    </w:p>
    <w:p w14:paraId="2852E793" w14:textId="77777777" w:rsidR="0010594C" w:rsidRDefault="0010594C" w:rsidP="0010594C">
      <w:pPr>
        <w:pStyle w:val="a3"/>
        <w:spacing w:line="360" w:lineRule="auto"/>
        <w:jc w:val="both"/>
      </w:pPr>
    </w:p>
    <w:p w14:paraId="4AA95BD0" w14:textId="71B8EFBE" w:rsidR="00062B88" w:rsidRDefault="00B22402" w:rsidP="0010594C">
      <w:pPr>
        <w:pStyle w:val="a3"/>
        <w:numPr>
          <w:ilvl w:val="0"/>
          <w:numId w:val="2"/>
        </w:numPr>
        <w:spacing w:line="360" w:lineRule="auto"/>
        <w:jc w:val="both"/>
      </w:pPr>
      <w:r>
        <w:t>С помощью Тезауруса найдите родственные слова для 3 любых слов</w:t>
      </w:r>
      <w:r w:rsidR="00603C9C">
        <w:t xml:space="preserve"> (скриншот)</w:t>
      </w:r>
    </w:p>
    <w:p w14:paraId="7A99E5B9" w14:textId="77777777" w:rsidR="0010594C" w:rsidRDefault="0010594C" w:rsidP="0010594C">
      <w:pPr>
        <w:pStyle w:val="a3"/>
        <w:spacing w:line="360" w:lineRule="auto"/>
        <w:jc w:val="both"/>
      </w:pPr>
      <w:r>
        <w:t xml:space="preserve">Пшеница </w:t>
      </w:r>
    </w:p>
    <w:p w14:paraId="7D0EE5D6" w14:textId="77777777" w:rsidR="0010594C" w:rsidRDefault="0010594C" w:rsidP="0010594C">
      <w:pPr>
        <w:pStyle w:val="a3"/>
        <w:spacing w:line="360" w:lineRule="auto"/>
        <w:jc w:val="both"/>
      </w:pPr>
      <w:r w:rsidRPr="0010594C">
        <w:drawing>
          <wp:inline distT="0" distB="0" distL="0" distR="0" wp14:anchorId="64DE21DC" wp14:editId="38C5D043">
            <wp:extent cx="2305372" cy="1667108"/>
            <wp:effectExtent l="0" t="0" r="0" b="9525"/>
            <wp:docPr id="1432905406" name="Рисунок 1432905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22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37DB" w14:textId="77777777" w:rsidR="0010594C" w:rsidRDefault="0010594C" w:rsidP="0010594C">
      <w:pPr>
        <w:pStyle w:val="a3"/>
        <w:spacing w:line="360" w:lineRule="auto"/>
        <w:jc w:val="both"/>
      </w:pPr>
      <w:r>
        <w:t>Кукуруза</w:t>
      </w:r>
    </w:p>
    <w:p w14:paraId="342FA2CD" w14:textId="77777777" w:rsidR="0010594C" w:rsidRDefault="0010594C" w:rsidP="0010594C">
      <w:pPr>
        <w:pStyle w:val="a3"/>
        <w:spacing w:line="360" w:lineRule="auto"/>
        <w:jc w:val="both"/>
      </w:pPr>
      <w:r w:rsidRPr="0010594C">
        <w:drawing>
          <wp:inline distT="0" distB="0" distL="0" distR="0" wp14:anchorId="17D35DEE" wp14:editId="22C720CB">
            <wp:extent cx="2524477" cy="2010056"/>
            <wp:effectExtent l="0" t="0" r="0" b="9525"/>
            <wp:docPr id="1871738575" name="Рисунок 1871738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538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6EF0" w14:textId="77777777" w:rsidR="0010594C" w:rsidRDefault="0010594C" w:rsidP="0010594C">
      <w:pPr>
        <w:pStyle w:val="a3"/>
        <w:spacing w:line="360" w:lineRule="auto"/>
        <w:jc w:val="both"/>
      </w:pPr>
      <w:r>
        <w:t>Школа</w:t>
      </w:r>
    </w:p>
    <w:p w14:paraId="73FDA635" w14:textId="77777777" w:rsidR="0010594C" w:rsidRDefault="0010594C" w:rsidP="0010594C">
      <w:pPr>
        <w:pStyle w:val="a3"/>
        <w:spacing w:line="360" w:lineRule="auto"/>
        <w:jc w:val="both"/>
      </w:pPr>
      <w:r w:rsidRPr="0010594C">
        <w:drawing>
          <wp:inline distT="0" distB="0" distL="0" distR="0" wp14:anchorId="4C41E177" wp14:editId="16736448">
            <wp:extent cx="2172003" cy="1362265"/>
            <wp:effectExtent l="0" t="0" r="0" b="9525"/>
            <wp:docPr id="1637510544" name="Рисунок 1637510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401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840E" w14:textId="77777777" w:rsidR="0010594C" w:rsidRDefault="0010594C" w:rsidP="0010594C">
      <w:pPr>
        <w:pStyle w:val="a3"/>
        <w:spacing w:line="360" w:lineRule="auto"/>
        <w:jc w:val="both"/>
      </w:pPr>
    </w:p>
    <w:p w14:paraId="19C9AF37" w14:textId="36943C97" w:rsidR="00864590" w:rsidRDefault="00B22402" w:rsidP="00BD57EB">
      <w:pPr>
        <w:pStyle w:val="a3"/>
        <w:numPr>
          <w:ilvl w:val="0"/>
          <w:numId w:val="2"/>
        </w:numPr>
        <w:spacing w:line="360" w:lineRule="auto"/>
      </w:pPr>
      <w:r>
        <w:t>С помощью</w:t>
      </w:r>
      <w:r w:rsidR="00863983">
        <w:t xml:space="preserve"> статистики </w:t>
      </w:r>
      <w:r>
        <w:t>п</w:t>
      </w:r>
      <w:r w:rsidR="00603C9C">
        <w:t>осмотрите состояние документа (скриншот)</w:t>
      </w:r>
    </w:p>
    <w:p w14:paraId="3FBB24C5" w14:textId="7A9146E9" w:rsidR="0010594C" w:rsidRDefault="0010594C" w:rsidP="0010594C">
      <w:pPr>
        <w:pStyle w:val="a3"/>
        <w:spacing w:line="360" w:lineRule="auto"/>
      </w:pPr>
      <w:r w:rsidRPr="0010594C">
        <w:lastRenderedPageBreak/>
        <w:drawing>
          <wp:inline distT="0" distB="0" distL="0" distR="0" wp14:anchorId="325A5E3E" wp14:editId="4FDE4544">
            <wp:extent cx="2048161" cy="2314898"/>
            <wp:effectExtent l="0" t="0" r="9525" b="9525"/>
            <wp:docPr id="177660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06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7854" w14:textId="77777777" w:rsidR="0010594C" w:rsidRDefault="0010594C" w:rsidP="0010594C">
      <w:pPr>
        <w:pStyle w:val="a3"/>
        <w:spacing w:line="360" w:lineRule="auto"/>
      </w:pPr>
    </w:p>
    <w:p w14:paraId="0FC45A9F" w14:textId="34213A88" w:rsidR="00863983" w:rsidRDefault="00863983" w:rsidP="00062B88">
      <w:pPr>
        <w:pStyle w:val="a3"/>
        <w:numPr>
          <w:ilvl w:val="0"/>
          <w:numId w:val="2"/>
        </w:numPr>
        <w:spacing w:line="360" w:lineRule="auto"/>
      </w:pPr>
      <w:r>
        <w:t>Создайте исправление</w:t>
      </w:r>
      <w:r w:rsidR="00603C9C">
        <w:t xml:space="preserve"> </w:t>
      </w:r>
      <w:r w:rsidR="0010594C">
        <w:t>(и</w:t>
      </w:r>
      <w:r w:rsidR="00603C9C">
        <w:t xml:space="preserve"> добавьте скриншот)</w:t>
      </w:r>
      <w:r>
        <w:t xml:space="preserve"> </w:t>
      </w:r>
    </w:p>
    <w:p w14:paraId="0F9F1BE1" w14:textId="77777777" w:rsidR="008F3BC9" w:rsidRDefault="008F3BC9" w:rsidP="008F3BC9">
      <w:pPr>
        <w:pStyle w:val="a3"/>
        <w:spacing w:line="360" w:lineRule="auto"/>
      </w:pPr>
    </w:p>
    <w:p w14:paraId="72E26E6B" w14:textId="425E188F" w:rsidR="00864590" w:rsidRDefault="0010594C" w:rsidP="00062B88">
      <w:pPr>
        <w:pStyle w:val="a3"/>
        <w:spacing w:line="360" w:lineRule="auto"/>
        <w:ind w:left="0"/>
      </w:pPr>
      <w:r w:rsidRPr="0010594C">
        <w:drawing>
          <wp:inline distT="0" distB="0" distL="0" distR="0" wp14:anchorId="2EE0EEB5" wp14:editId="53EF987B">
            <wp:extent cx="5940425" cy="1116330"/>
            <wp:effectExtent l="0" t="0" r="3175" b="7620"/>
            <wp:docPr id="581070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705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FFC1" w14:textId="77777777" w:rsidR="0010594C" w:rsidRDefault="0010594C" w:rsidP="00062B88">
      <w:pPr>
        <w:pStyle w:val="a3"/>
        <w:spacing w:line="360" w:lineRule="auto"/>
        <w:ind w:left="0"/>
      </w:pPr>
    </w:p>
    <w:p w14:paraId="05EDAD71" w14:textId="77777777" w:rsidR="0010594C" w:rsidRDefault="0010594C" w:rsidP="00062B88">
      <w:pPr>
        <w:pStyle w:val="a3"/>
        <w:spacing w:line="360" w:lineRule="auto"/>
        <w:ind w:left="0"/>
      </w:pPr>
    </w:p>
    <w:p w14:paraId="0E7D5943" w14:textId="77777777" w:rsidR="0010594C" w:rsidRDefault="0010594C" w:rsidP="00062B88">
      <w:pPr>
        <w:pStyle w:val="a3"/>
        <w:spacing w:line="360" w:lineRule="auto"/>
        <w:ind w:left="0"/>
      </w:pPr>
    </w:p>
    <w:p w14:paraId="3D91B4FA" w14:textId="63BC86F7" w:rsidR="00863983" w:rsidRDefault="00863983" w:rsidP="005876E1">
      <w:pPr>
        <w:pStyle w:val="a3"/>
        <w:numPr>
          <w:ilvl w:val="0"/>
          <w:numId w:val="2"/>
        </w:numPr>
        <w:spacing w:line="360" w:lineRule="auto"/>
      </w:pPr>
      <w:r>
        <w:t>Сравните 2 документа</w:t>
      </w:r>
      <w:r w:rsidR="00603C9C">
        <w:t xml:space="preserve"> (скриншот)</w:t>
      </w:r>
    </w:p>
    <w:p w14:paraId="154AE1A0" w14:textId="74BE667A" w:rsidR="009B71A7" w:rsidRDefault="0010594C" w:rsidP="00E331E1">
      <w:pPr>
        <w:pStyle w:val="a3"/>
        <w:ind w:left="0"/>
      </w:pPr>
      <w:r w:rsidRPr="0010594C">
        <w:drawing>
          <wp:inline distT="0" distB="0" distL="0" distR="0" wp14:anchorId="53B684BD" wp14:editId="360E6975">
            <wp:extent cx="5940425" cy="3134360"/>
            <wp:effectExtent l="0" t="0" r="3175" b="8890"/>
            <wp:docPr id="181850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083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5394" w14:textId="77777777" w:rsidR="00E331E1" w:rsidRDefault="00E331E1" w:rsidP="00E331E1">
      <w:pPr>
        <w:pStyle w:val="a3"/>
        <w:ind w:left="0"/>
      </w:pPr>
    </w:p>
    <w:p w14:paraId="67405B21" w14:textId="03A2961F" w:rsidR="00A015D6" w:rsidRDefault="00A015D6" w:rsidP="00A015D6">
      <w:pPr>
        <w:pStyle w:val="a3"/>
        <w:numPr>
          <w:ilvl w:val="0"/>
          <w:numId w:val="2"/>
        </w:numPr>
      </w:pPr>
      <w:r>
        <w:t>Поставьте на</w:t>
      </w:r>
      <w:r w:rsidR="003113B1">
        <w:t xml:space="preserve"> отчет</w:t>
      </w:r>
      <w:r>
        <w:t xml:space="preserve"> пароль (ваша Фамилия)</w:t>
      </w:r>
      <w:r w:rsidR="00F406E9">
        <w:t xml:space="preserve"> (скриншот)</w:t>
      </w:r>
    </w:p>
    <w:p w14:paraId="6099AE43" w14:textId="77777777" w:rsidR="0010594C" w:rsidRDefault="0010594C" w:rsidP="0010594C">
      <w:pPr>
        <w:pStyle w:val="a3"/>
      </w:pPr>
    </w:p>
    <w:p w14:paraId="084E038B" w14:textId="476E4EBB" w:rsidR="003113B1" w:rsidRDefault="00B538B6" w:rsidP="00603C9C">
      <w:r w:rsidRPr="00B538B6">
        <w:drawing>
          <wp:inline distT="0" distB="0" distL="0" distR="0" wp14:anchorId="72D6E7BC" wp14:editId="54880222">
            <wp:extent cx="5829300" cy="3974893"/>
            <wp:effectExtent l="0" t="0" r="0" b="6985"/>
            <wp:docPr id="707196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962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0193" cy="400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5FA8" w14:textId="53A46B72" w:rsidR="003113B1" w:rsidRDefault="00062B88" w:rsidP="003113B1">
      <w:pPr>
        <w:rPr>
          <w:b/>
          <w:bCs/>
        </w:rPr>
      </w:pPr>
      <w:r>
        <w:t>Работа с вкладкой</w:t>
      </w:r>
      <w:r w:rsidR="003113B1" w:rsidRPr="003113B1">
        <w:t xml:space="preserve"> </w:t>
      </w:r>
      <w:r>
        <w:t>«</w:t>
      </w:r>
      <w:r w:rsidR="003113B1" w:rsidRPr="003113B1">
        <w:rPr>
          <w:b/>
          <w:bCs/>
        </w:rPr>
        <w:t>Вид</w:t>
      </w:r>
      <w:r>
        <w:rPr>
          <w:b/>
          <w:bCs/>
        </w:rPr>
        <w:t>»</w:t>
      </w:r>
    </w:p>
    <w:p w14:paraId="43C7AFA8" w14:textId="008248CC" w:rsidR="003113B1" w:rsidRDefault="003113B1" w:rsidP="00062B88">
      <w:pPr>
        <w:pStyle w:val="a3"/>
        <w:numPr>
          <w:ilvl w:val="0"/>
          <w:numId w:val="3"/>
        </w:numPr>
        <w:spacing w:line="360" w:lineRule="auto"/>
      </w:pPr>
      <w:r>
        <w:t>Перейдите в режим чтения</w:t>
      </w:r>
      <w:r w:rsidR="00603C9C">
        <w:t xml:space="preserve"> (скриншот)</w:t>
      </w:r>
    </w:p>
    <w:p w14:paraId="102F346C" w14:textId="3EDDFEC1" w:rsidR="00B538B6" w:rsidRDefault="00B538B6" w:rsidP="00B538B6">
      <w:pPr>
        <w:pStyle w:val="a3"/>
        <w:spacing w:line="360" w:lineRule="auto"/>
      </w:pPr>
      <w:r w:rsidRPr="00B538B6">
        <w:drawing>
          <wp:inline distT="0" distB="0" distL="0" distR="0" wp14:anchorId="65830116" wp14:editId="3693C81D">
            <wp:extent cx="4360487" cy="2343150"/>
            <wp:effectExtent l="0" t="0" r="2540" b="0"/>
            <wp:docPr id="1834388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88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7397" cy="234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D154" w14:textId="77777777" w:rsidR="00B538B6" w:rsidRDefault="00B538B6" w:rsidP="00B538B6">
      <w:pPr>
        <w:pStyle w:val="a3"/>
        <w:spacing w:line="360" w:lineRule="auto"/>
      </w:pPr>
    </w:p>
    <w:p w14:paraId="7DF7F7BF" w14:textId="77506889" w:rsidR="003113B1" w:rsidRDefault="003113B1" w:rsidP="00062B88">
      <w:pPr>
        <w:pStyle w:val="a3"/>
        <w:numPr>
          <w:ilvl w:val="0"/>
          <w:numId w:val="3"/>
        </w:numPr>
        <w:spacing w:line="360" w:lineRule="auto"/>
      </w:pPr>
      <w:r>
        <w:t>Вернитесь в режим разметка страниц</w:t>
      </w:r>
      <w:r w:rsidR="00603C9C">
        <w:t xml:space="preserve"> (скриншот)</w:t>
      </w:r>
    </w:p>
    <w:p w14:paraId="3F331AC4" w14:textId="6BA664C5" w:rsidR="00B538B6" w:rsidRDefault="00B538B6" w:rsidP="00B538B6">
      <w:pPr>
        <w:pStyle w:val="a3"/>
        <w:spacing w:line="360" w:lineRule="auto"/>
      </w:pPr>
      <w:r w:rsidRPr="00B538B6">
        <w:lastRenderedPageBreak/>
        <w:drawing>
          <wp:inline distT="0" distB="0" distL="0" distR="0" wp14:anchorId="6974D486" wp14:editId="50CA01B4">
            <wp:extent cx="4721294" cy="4886325"/>
            <wp:effectExtent l="0" t="0" r="3175" b="0"/>
            <wp:docPr id="280139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397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058" cy="488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C8F3" w14:textId="68D12989" w:rsidR="00B538B6" w:rsidRDefault="00B538B6" w:rsidP="00B538B6">
      <w:pPr>
        <w:pStyle w:val="a3"/>
        <w:spacing w:line="360" w:lineRule="auto"/>
      </w:pPr>
    </w:p>
    <w:p w14:paraId="22EAED37" w14:textId="11B30809" w:rsidR="003113B1" w:rsidRDefault="003113B1" w:rsidP="00062B88">
      <w:pPr>
        <w:pStyle w:val="a3"/>
        <w:numPr>
          <w:ilvl w:val="0"/>
          <w:numId w:val="3"/>
        </w:numPr>
        <w:spacing w:line="360" w:lineRule="auto"/>
      </w:pPr>
      <w:r>
        <w:t>Включите Линейку</w:t>
      </w:r>
      <w:r w:rsidR="00603C9C">
        <w:t xml:space="preserve"> (скриншот)</w:t>
      </w:r>
    </w:p>
    <w:p w14:paraId="74B1CE2A" w14:textId="31AD1D39" w:rsidR="00B538B6" w:rsidRDefault="00B538B6" w:rsidP="00B538B6">
      <w:pPr>
        <w:pStyle w:val="a3"/>
        <w:spacing w:line="360" w:lineRule="auto"/>
      </w:pPr>
      <w:r w:rsidRPr="00B538B6">
        <w:drawing>
          <wp:inline distT="0" distB="0" distL="0" distR="0" wp14:anchorId="40CB79D4" wp14:editId="590D944E">
            <wp:extent cx="2105319" cy="1676634"/>
            <wp:effectExtent l="0" t="0" r="9525" b="0"/>
            <wp:docPr id="623843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437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DE76" w14:textId="0F1AB9D9" w:rsidR="003113B1" w:rsidRDefault="003113B1" w:rsidP="00062B88">
      <w:pPr>
        <w:pStyle w:val="a3"/>
        <w:numPr>
          <w:ilvl w:val="0"/>
          <w:numId w:val="3"/>
        </w:numPr>
        <w:spacing w:line="360" w:lineRule="auto"/>
      </w:pPr>
      <w:r>
        <w:t>Включите Сетку</w:t>
      </w:r>
      <w:r w:rsidR="00603C9C">
        <w:t xml:space="preserve"> (скриншот)</w:t>
      </w:r>
    </w:p>
    <w:p w14:paraId="0D5F5036" w14:textId="6528C11A" w:rsidR="00B538B6" w:rsidRDefault="00B538B6" w:rsidP="00B538B6">
      <w:pPr>
        <w:pStyle w:val="a3"/>
        <w:spacing w:line="360" w:lineRule="auto"/>
      </w:pPr>
      <w:r w:rsidRPr="00B538B6">
        <w:lastRenderedPageBreak/>
        <w:drawing>
          <wp:inline distT="0" distB="0" distL="0" distR="0" wp14:anchorId="6784E3C6" wp14:editId="61B070F9">
            <wp:extent cx="4950178" cy="2974340"/>
            <wp:effectExtent l="0" t="0" r="3175" b="0"/>
            <wp:docPr id="254719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195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2179" cy="29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9A14" w14:textId="4E2FA3D4" w:rsidR="003113B1" w:rsidRDefault="00496B0B" w:rsidP="00062B88">
      <w:pPr>
        <w:pStyle w:val="a3"/>
        <w:numPr>
          <w:ilvl w:val="0"/>
          <w:numId w:val="3"/>
        </w:numPr>
        <w:spacing w:line="360" w:lineRule="auto"/>
      </w:pPr>
      <w:r>
        <w:t>Разделите документ</w:t>
      </w:r>
      <w:r w:rsidR="00603C9C">
        <w:t xml:space="preserve"> (скриншот)</w:t>
      </w:r>
    </w:p>
    <w:p w14:paraId="74B9E7CC" w14:textId="518F40FB" w:rsidR="00B538B6" w:rsidRDefault="00B538B6" w:rsidP="00B538B6">
      <w:pPr>
        <w:pStyle w:val="a3"/>
        <w:spacing w:line="360" w:lineRule="auto"/>
      </w:pPr>
      <w:r w:rsidRPr="00B538B6">
        <w:drawing>
          <wp:inline distT="0" distB="0" distL="0" distR="0" wp14:anchorId="7FBCC4BB" wp14:editId="76098303">
            <wp:extent cx="5940425" cy="6012180"/>
            <wp:effectExtent l="0" t="0" r="3175" b="7620"/>
            <wp:docPr id="177795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513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ACB8" w14:textId="56E62214" w:rsidR="00496B0B" w:rsidRDefault="004C22F5" w:rsidP="00496B0B">
      <w:pPr>
        <w:pStyle w:val="a3"/>
        <w:numPr>
          <w:ilvl w:val="0"/>
          <w:numId w:val="3"/>
        </w:numPr>
        <w:spacing w:line="360" w:lineRule="auto"/>
      </w:pPr>
      <w:r>
        <w:lastRenderedPageBreak/>
        <w:t>Скройте и снова закрепите ленту</w:t>
      </w:r>
      <w:r w:rsidR="00603C9C">
        <w:t xml:space="preserve"> (скриншот)</w:t>
      </w:r>
    </w:p>
    <w:p w14:paraId="69F6BFDA" w14:textId="5C17CC1F" w:rsidR="009B71A7" w:rsidRDefault="0060519B" w:rsidP="009B71A7">
      <w:pPr>
        <w:pStyle w:val="a3"/>
        <w:spacing w:line="360" w:lineRule="auto"/>
      </w:pPr>
      <w:r w:rsidRPr="0060519B">
        <w:drawing>
          <wp:inline distT="0" distB="0" distL="0" distR="0" wp14:anchorId="17FE9B07" wp14:editId="01378DA2">
            <wp:extent cx="5940425" cy="579755"/>
            <wp:effectExtent l="0" t="0" r="0" b="0"/>
            <wp:docPr id="405972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729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5407" w14:textId="77777777" w:rsidR="00B538B6" w:rsidRDefault="00B538B6" w:rsidP="00B538B6">
      <w:pPr>
        <w:pStyle w:val="a3"/>
        <w:spacing w:line="360" w:lineRule="auto"/>
      </w:pPr>
    </w:p>
    <w:p w14:paraId="72B66194" w14:textId="17CDF72E" w:rsidR="00062B88" w:rsidRDefault="004C22F5" w:rsidP="00603C9C">
      <w:pPr>
        <w:pStyle w:val="a3"/>
        <w:numPr>
          <w:ilvl w:val="0"/>
          <w:numId w:val="3"/>
        </w:numPr>
        <w:spacing w:line="360" w:lineRule="auto"/>
        <w:jc w:val="both"/>
      </w:pPr>
      <w:r>
        <w:t xml:space="preserve">Через Файл – Параметры настройте время </w:t>
      </w:r>
      <w:proofErr w:type="spellStart"/>
      <w:r>
        <w:t>автосохранения</w:t>
      </w:r>
      <w:proofErr w:type="spellEnd"/>
      <w:r>
        <w:t xml:space="preserve"> каждого документа </w:t>
      </w:r>
      <w:r w:rsidRPr="00062B88">
        <w:rPr>
          <w:lang w:val="en-US"/>
        </w:rPr>
        <w:t>Word</w:t>
      </w:r>
      <w:r w:rsidRPr="004C22F5">
        <w:t>.</w:t>
      </w:r>
    </w:p>
    <w:p w14:paraId="5A591B6E" w14:textId="77777777" w:rsidR="00B538B6" w:rsidRDefault="00B538B6" w:rsidP="00B538B6">
      <w:pPr>
        <w:pStyle w:val="a3"/>
      </w:pPr>
    </w:p>
    <w:p w14:paraId="2D135964" w14:textId="4E9FCE89" w:rsidR="00B538B6" w:rsidRDefault="00B538B6" w:rsidP="00B538B6">
      <w:pPr>
        <w:pStyle w:val="a3"/>
        <w:spacing w:line="360" w:lineRule="auto"/>
        <w:jc w:val="both"/>
      </w:pPr>
      <w:r w:rsidRPr="00B538B6">
        <w:drawing>
          <wp:inline distT="0" distB="0" distL="0" distR="0" wp14:anchorId="63C330F0" wp14:editId="31A9994B">
            <wp:extent cx="5940425" cy="2343150"/>
            <wp:effectExtent l="0" t="0" r="3175" b="0"/>
            <wp:docPr id="1498002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022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AE67" w14:textId="4650F403" w:rsidR="0006727C" w:rsidRDefault="00062B88" w:rsidP="00062B88">
      <w:pPr>
        <w:pStyle w:val="a3"/>
        <w:numPr>
          <w:ilvl w:val="0"/>
          <w:numId w:val="3"/>
        </w:numPr>
        <w:spacing w:line="360" w:lineRule="auto"/>
        <w:jc w:val="both"/>
      </w:pPr>
      <w:r>
        <w:t>С помощью дополнительных</w:t>
      </w:r>
      <w:r w:rsidR="0006727C">
        <w:t xml:space="preserve"> настроек сделайте шрифт </w:t>
      </w:r>
      <w:r w:rsidR="0006727C" w:rsidRPr="00062B88">
        <w:rPr>
          <w:lang w:val="en-US"/>
        </w:rPr>
        <w:t>Times</w:t>
      </w:r>
      <w:r w:rsidR="0006727C" w:rsidRPr="0006727C">
        <w:t xml:space="preserve"> </w:t>
      </w:r>
      <w:r w:rsidR="0006727C" w:rsidRPr="00062B88">
        <w:rPr>
          <w:lang w:val="en-US"/>
        </w:rPr>
        <w:t>New</w:t>
      </w:r>
      <w:r w:rsidR="0006727C" w:rsidRPr="0006727C">
        <w:t xml:space="preserve"> </w:t>
      </w:r>
      <w:r w:rsidR="0006727C" w:rsidRPr="00062B88">
        <w:rPr>
          <w:lang w:val="en-US"/>
        </w:rPr>
        <w:t>Roman</w:t>
      </w:r>
      <w:r w:rsidR="0006727C" w:rsidRPr="0006727C">
        <w:t xml:space="preserve"> </w:t>
      </w:r>
      <w:r w:rsidR="0006727C">
        <w:t xml:space="preserve">12 </w:t>
      </w:r>
      <w:proofErr w:type="spellStart"/>
      <w:r w:rsidR="0006727C">
        <w:t>пт</w:t>
      </w:r>
      <w:proofErr w:type="spellEnd"/>
      <w:r w:rsidR="0006727C">
        <w:t>, по умолчанию для всех документов.</w:t>
      </w:r>
    </w:p>
    <w:p w14:paraId="5F2DD29F" w14:textId="77777777" w:rsidR="00B538B6" w:rsidRPr="0006727C" w:rsidRDefault="00B538B6" w:rsidP="00B538B6">
      <w:pPr>
        <w:pStyle w:val="a3"/>
        <w:spacing w:line="360" w:lineRule="auto"/>
        <w:jc w:val="both"/>
      </w:pPr>
    </w:p>
    <w:p w14:paraId="53A300A1" w14:textId="64ED484E" w:rsidR="00496B0B" w:rsidRDefault="009B71A7" w:rsidP="002404D2">
      <w:pPr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050D93" wp14:editId="5C072260">
                <wp:simplePos x="0" y="0"/>
                <wp:positionH relativeFrom="column">
                  <wp:posOffset>3770803</wp:posOffset>
                </wp:positionH>
                <wp:positionV relativeFrom="paragraph">
                  <wp:posOffset>1931398</wp:posOffset>
                </wp:positionV>
                <wp:extent cx="73329" cy="307064"/>
                <wp:effectExtent l="57150" t="19050" r="41275" b="5524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29" cy="30706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94FB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296.9pt;margin-top:152.1pt;width:5.75pt;height:24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1E950F" wp14:editId="0686E9E4">
                <wp:simplePos x="0" y="0"/>
                <wp:positionH relativeFrom="column">
                  <wp:posOffset>3853197</wp:posOffset>
                </wp:positionH>
                <wp:positionV relativeFrom="paragraph">
                  <wp:posOffset>1597883</wp:posOffset>
                </wp:positionV>
                <wp:extent cx="810094" cy="349057"/>
                <wp:effectExtent l="19050" t="19050" r="47625" b="5143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0094" cy="34905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F6E9B" id="Прямая со стрелкой 12" o:spid="_x0000_s1026" type="#_x0000_t32" style="position:absolute;margin-left:303.4pt;margin-top:125.8pt;width:63.8pt;height:2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FC0C5F" wp14:editId="5AC05990">
                <wp:simplePos x="0" y="0"/>
                <wp:positionH relativeFrom="column">
                  <wp:posOffset>5253091</wp:posOffset>
                </wp:positionH>
                <wp:positionV relativeFrom="paragraph">
                  <wp:posOffset>1834960</wp:posOffset>
                </wp:positionV>
                <wp:extent cx="603802" cy="348366"/>
                <wp:effectExtent l="38100" t="19050" r="25400" b="5207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3802" cy="34836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E5CE3" id="Прямая со стрелкой 14" o:spid="_x0000_s1026" type="#_x0000_t32" style="position:absolute;margin-left:413.65pt;margin-top:144.5pt;width:47.55pt;height:27.4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9CECF9" wp14:editId="4C5FB843">
                <wp:simplePos x="0" y="0"/>
                <wp:positionH relativeFrom="column">
                  <wp:posOffset>3136521</wp:posOffset>
                </wp:positionH>
                <wp:positionV relativeFrom="paragraph">
                  <wp:posOffset>3100127</wp:posOffset>
                </wp:positionV>
                <wp:extent cx="325507" cy="464654"/>
                <wp:effectExtent l="19050" t="19050" r="55880" b="5016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507" cy="46465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D20EB" id="Прямая со стрелкой 11" o:spid="_x0000_s1026" type="#_x0000_t32" style="position:absolute;margin-left:246.95pt;margin-top:244.1pt;width:25.65pt;height:36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792623" wp14:editId="0B772341">
                <wp:simplePos x="0" y="0"/>
                <wp:positionH relativeFrom="column">
                  <wp:posOffset>2774224</wp:posOffset>
                </wp:positionH>
                <wp:positionV relativeFrom="paragraph">
                  <wp:posOffset>2239810</wp:posOffset>
                </wp:positionV>
                <wp:extent cx="689334" cy="319875"/>
                <wp:effectExtent l="19050" t="19050" r="53975" b="4254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334" cy="319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60D6A" id="Прямая со стрелкой 15" o:spid="_x0000_s1026" type="#_x0000_t32" style="position:absolute;margin-left:218.45pt;margin-top:176.35pt;width:54.3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061E6B" wp14:editId="782A64BB">
                <wp:simplePos x="0" y="0"/>
                <wp:positionH relativeFrom="column">
                  <wp:posOffset>1478676</wp:posOffset>
                </wp:positionH>
                <wp:positionV relativeFrom="paragraph">
                  <wp:posOffset>907745</wp:posOffset>
                </wp:positionV>
                <wp:extent cx="742121" cy="218661"/>
                <wp:effectExtent l="19050" t="57150" r="20320" b="2921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121" cy="21866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0266F" id="Прямая со стрелкой 10" o:spid="_x0000_s1026" type="#_x0000_t32" style="position:absolute;margin-left:116.45pt;margin-top:71.5pt;width:58.45pt;height:17.2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 w:rsidRPr="009B71A7">
        <w:rPr>
          <w:noProof/>
        </w:rPr>
        <w:t xml:space="preserve"> </w:t>
      </w:r>
      <w:r w:rsidRPr="009B71A7">
        <w:drawing>
          <wp:inline distT="0" distB="0" distL="0" distR="0" wp14:anchorId="1A31F987" wp14:editId="3D6C7280">
            <wp:extent cx="5940425" cy="4156710"/>
            <wp:effectExtent l="0" t="0" r="3175" b="0"/>
            <wp:docPr id="2010341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410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32B2" w14:textId="77777777" w:rsidR="0006727C" w:rsidRDefault="0006727C" w:rsidP="00496B0B"/>
    <w:p w14:paraId="536B22F7" w14:textId="5C60241F" w:rsidR="008F4693" w:rsidRDefault="006A72DB" w:rsidP="008F4693">
      <w:r>
        <w:t>Вывод</w:t>
      </w:r>
      <w:r w:rsidR="009B71A7">
        <w:t xml:space="preserve">: </w:t>
      </w:r>
      <w:r w:rsidR="009B71A7">
        <w:t>изучи</w:t>
      </w:r>
      <w:r w:rsidR="009B71A7">
        <w:t>ли</w:t>
      </w:r>
      <w:r w:rsidR="009B71A7">
        <w:t xml:space="preserve"> вкладки «</w:t>
      </w:r>
      <w:r w:rsidR="009B71A7">
        <w:rPr>
          <w:b/>
        </w:rPr>
        <w:t>Рецензирование, Вид»</w:t>
      </w:r>
      <w:r w:rsidR="009B71A7">
        <w:t xml:space="preserve"> и </w:t>
      </w:r>
      <w:proofErr w:type="gramStart"/>
      <w:r w:rsidR="009B71A7">
        <w:t>научи</w:t>
      </w:r>
      <w:r w:rsidR="009B71A7">
        <w:t xml:space="preserve">лись </w:t>
      </w:r>
      <w:r w:rsidR="009B71A7">
        <w:t xml:space="preserve"> работать</w:t>
      </w:r>
      <w:proofErr w:type="gramEnd"/>
      <w:r w:rsidR="009B71A7">
        <w:t xml:space="preserve"> с их функциями.</w:t>
      </w:r>
    </w:p>
    <w:p w14:paraId="66770D39" w14:textId="77777777" w:rsidR="008F4693" w:rsidRDefault="008F4693" w:rsidP="008F4693"/>
    <w:p w14:paraId="559EF363" w14:textId="59002DB3" w:rsidR="00AA7889" w:rsidRPr="00496B0B" w:rsidRDefault="00AA7889" w:rsidP="004E0354">
      <w:pPr>
        <w:pStyle w:val="a3"/>
        <w:spacing w:line="360" w:lineRule="auto"/>
        <w:jc w:val="right"/>
      </w:pPr>
      <w:r>
        <w:t xml:space="preserve"> </w:t>
      </w:r>
    </w:p>
    <w:sectPr w:rsidR="00AA7889" w:rsidRPr="00496B0B" w:rsidSect="00B22402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EE26B" w14:textId="77777777" w:rsidR="006C0607" w:rsidRDefault="006C0607" w:rsidP="00916E71">
      <w:pPr>
        <w:spacing w:after="0" w:line="240" w:lineRule="auto"/>
      </w:pPr>
      <w:r>
        <w:separator/>
      </w:r>
    </w:p>
  </w:endnote>
  <w:endnote w:type="continuationSeparator" w:id="0">
    <w:p w14:paraId="2ED6AB38" w14:textId="77777777" w:rsidR="006C0607" w:rsidRDefault="006C0607" w:rsidP="00916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9891D" w14:textId="77777777" w:rsidR="006C0607" w:rsidRDefault="006C0607" w:rsidP="00916E71">
      <w:pPr>
        <w:spacing w:after="0" w:line="240" w:lineRule="auto"/>
      </w:pPr>
      <w:r>
        <w:separator/>
      </w:r>
    </w:p>
  </w:footnote>
  <w:footnote w:type="continuationSeparator" w:id="0">
    <w:p w14:paraId="66574194" w14:textId="77777777" w:rsidR="006C0607" w:rsidRDefault="006C0607" w:rsidP="00916E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57684"/>
    <w:multiLevelType w:val="hybridMultilevel"/>
    <w:tmpl w:val="67B06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6781A"/>
    <w:multiLevelType w:val="hybridMultilevel"/>
    <w:tmpl w:val="02EC51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DE7DFC"/>
    <w:multiLevelType w:val="hybridMultilevel"/>
    <w:tmpl w:val="D8D291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F73830"/>
    <w:multiLevelType w:val="hybridMultilevel"/>
    <w:tmpl w:val="0BA89E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0198109">
    <w:abstractNumId w:val="1"/>
  </w:num>
  <w:num w:numId="2" w16cid:durableId="1625501235">
    <w:abstractNumId w:val="0"/>
  </w:num>
  <w:num w:numId="3" w16cid:durableId="90205433">
    <w:abstractNumId w:val="2"/>
  </w:num>
  <w:num w:numId="4" w16cid:durableId="210384882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ocker Face Mudak">
    <w15:presenceInfo w15:providerId="None" w15:userId="Shocker Face Muda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ocumentProtection w:formatting="1" w:enforcement="1" w:cryptProviderType="rsaAES" w:cryptAlgorithmClass="hash" w:cryptAlgorithmType="typeAny" w:cryptAlgorithmSid="14" w:cryptSpinCount="100000" w:hash="+YfpYVvpEYqnftW/m76CxPwQqKuV0S/KOWOpiOJH0/5DwHq6JDGPEUTs3HLY5qfkLnz+zxCBk6y7JaF67Wu5/A==" w:salt="SWs3rGl5UREXEtlUu0oELw==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C8C"/>
    <w:rsid w:val="00062B88"/>
    <w:rsid w:val="0006727C"/>
    <w:rsid w:val="000D4431"/>
    <w:rsid w:val="0010594C"/>
    <w:rsid w:val="001070F5"/>
    <w:rsid w:val="00147AC5"/>
    <w:rsid w:val="001E2288"/>
    <w:rsid w:val="002404D2"/>
    <w:rsid w:val="003113B1"/>
    <w:rsid w:val="00383E0C"/>
    <w:rsid w:val="003F4458"/>
    <w:rsid w:val="004230D6"/>
    <w:rsid w:val="00432965"/>
    <w:rsid w:val="00436669"/>
    <w:rsid w:val="00496B0B"/>
    <w:rsid w:val="004C22F5"/>
    <w:rsid w:val="004E0354"/>
    <w:rsid w:val="004E30DB"/>
    <w:rsid w:val="00575915"/>
    <w:rsid w:val="00591BFD"/>
    <w:rsid w:val="005F7A97"/>
    <w:rsid w:val="00603C9C"/>
    <w:rsid w:val="0060519B"/>
    <w:rsid w:val="006A72DB"/>
    <w:rsid w:val="006C0607"/>
    <w:rsid w:val="007B4C8C"/>
    <w:rsid w:val="00863983"/>
    <w:rsid w:val="00864590"/>
    <w:rsid w:val="00873DB5"/>
    <w:rsid w:val="008A48AB"/>
    <w:rsid w:val="008F3BC9"/>
    <w:rsid w:val="008F4693"/>
    <w:rsid w:val="00916E71"/>
    <w:rsid w:val="009A7DC4"/>
    <w:rsid w:val="009B71A7"/>
    <w:rsid w:val="009F2747"/>
    <w:rsid w:val="00A015D6"/>
    <w:rsid w:val="00A26832"/>
    <w:rsid w:val="00A3545B"/>
    <w:rsid w:val="00A41558"/>
    <w:rsid w:val="00A45AA6"/>
    <w:rsid w:val="00AA7889"/>
    <w:rsid w:val="00B22402"/>
    <w:rsid w:val="00B509C8"/>
    <w:rsid w:val="00B538B6"/>
    <w:rsid w:val="00BB0E84"/>
    <w:rsid w:val="00BD57EB"/>
    <w:rsid w:val="00C40496"/>
    <w:rsid w:val="00C52BEB"/>
    <w:rsid w:val="00CD57C1"/>
    <w:rsid w:val="00CF2A56"/>
    <w:rsid w:val="00CF44C4"/>
    <w:rsid w:val="00D6077E"/>
    <w:rsid w:val="00D8537A"/>
    <w:rsid w:val="00DD611A"/>
    <w:rsid w:val="00E331E1"/>
    <w:rsid w:val="00F406E9"/>
    <w:rsid w:val="00F45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28EA2"/>
  <w15:chartTrackingRefBased/>
  <w15:docId w15:val="{873C8E46-8DEC-4DA5-92E2-4F002AD7E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16E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537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16E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16E71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916E71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16E71"/>
    <w:pPr>
      <w:spacing w:after="10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916E71"/>
    <w:pPr>
      <w:spacing w:after="100"/>
      <w:ind w:left="440"/>
    </w:pPr>
    <w:rPr>
      <w:rFonts w:eastAsiaTheme="minorEastAsia"/>
      <w:lang w:eastAsia="ru-RU"/>
    </w:rPr>
  </w:style>
  <w:style w:type="paragraph" w:styleId="a5">
    <w:name w:val="footnote text"/>
    <w:basedOn w:val="a"/>
    <w:link w:val="a6"/>
    <w:uiPriority w:val="99"/>
    <w:semiHidden/>
    <w:unhideWhenUsed/>
    <w:rsid w:val="00916E71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916E71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916E71"/>
    <w:rPr>
      <w:vertAlign w:val="superscript"/>
    </w:rPr>
  </w:style>
  <w:style w:type="paragraph" w:styleId="a8">
    <w:name w:val="endnote text"/>
    <w:basedOn w:val="a"/>
    <w:link w:val="a9"/>
    <w:uiPriority w:val="99"/>
    <w:semiHidden/>
    <w:unhideWhenUsed/>
    <w:rsid w:val="00916E71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916E71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916E71"/>
    <w:rPr>
      <w:vertAlign w:val="superscript"/>
    </w:rPr>
  </w:style>
  <w:style w:type="paragraph" w:styleId="ab">
    <w:name w:val="Bibliography"/>
    <w:basedOn w:val="a"/>
    <w:next w:val="a"/>
    <w:uiPriority w:val="37"/>
    <w:unhideWhenUsed/>
    <w:rsid w:val="00A41558"/>
  </w:style>
  <w:style w:type="character" w:styleId="ac">
    <w:name w:val="annotation reference"/>
    <w:basedOn w:val="a0"/>
    <w:uiPriority w:val="99"/>
    <w:semiHidden/>
    <w:unhideWhenUsed/>
    <w:rsid w:val="00864590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864590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864590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64590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64590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8645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864590"/>
    <w:rPr>
      <w:rFonts w:ascii="Segoe UI" w:hAnsi="Segoe UI" w:cs="Segoe UI"/>
      <w:sz w:val="18"/>
      <w:szCs w:val="18"/>
    </w:rPr>
  </w:style>
  <w:style w:type="paragraph" w:styleId="af3">
    <w:name w:val="Revision"/>
    <w:hidden/>
    <w:uiPriority w:val="99"/>
    <w:semiHidden/>
    <w:rsid w:val="00432965"/>
    <w:pPr>
      <w:spacing w:after="0" w:line="240" w:lineRule="auto"/>
    </w:pPr>
  </w:style>
  <w:style w:type="paragraph" w:styleId="af4">
    <w:name w:val="Normal (Web)"/>
    <w:basedOn w:val="a"/>
    <w:uiPriority w:val="99"/>
    <w:unhideWhenUsed/>
    <w:rsid w:val="0010594C"/>
    <w:pPr>
      <w:spacing w:before="100" w:beforeAutospacing="1" w:after="100" w:afterAutospacing="1" w:line="240" w:lineRule="auto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6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Чир19</b:Tag>
    <b:SourceType>Book</b:SourceType>
    <b:Guid>{3B60CDFD-CF67-419E-9F29-B9DAA47474B2}</b:Guid>
    <b:Author>
      <b:Author>
        <b:NameList>
          <b:Person>
            <b:Last>Чириканчик</b:Last>
          </b:Person>
        </b:NameList>
      </b:Author>
    </b:Author>
    <b:Title>чики</b:Title>
    <b:Year>2019</b:Year>
    <b:City>Москва</b:City>
    <b:Publisher>Дрофа</b:Publisher>
    <b:RefOrder>1</b:RefOrder>
  </b:Source>
</b:Sources>
</file>

<file path=customXml/itemProps1.xml><?xml version="1.0" encoding="utf-8"?>
<ds:datastoreItem xmlns:ds="http://schemas.openxmlformats.org/officeDocument/2006/customXml" ds:itemID="{4E9FDF83-9F7D-4155-9069-2C99252C8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504</Words>
  <Characters>3013</Characters>
  <Application>Microsoft Office Word</Application>
  <DocSecurity>0</DocSecurity>
  <Lines>97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Belkan</dc:creator>
  <cp:keywords/>
  <dc:description/>
  <cp:lastModifiedBy>Shocker Face Mudak</cp:lastModifiedBy>
  <cp:revision>2</cp:revision>
  <dcterms:created xsi:type="dcterms:W3CDTF">2023-11-24T11:51:00Z</dcterms:created>
  <dcterms:modified xsi:type="dcterms:W3CDTF">2023-11-24T11:51:00Z</dcterms:modified>
</cp:coreProperties>
</file>